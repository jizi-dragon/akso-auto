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F351A">
      <w:pPr>
        <w:pStyle w:val="23"/>
        <w:spacing w:line="600" w:lineRule="exact"/>
        <w:ind w:firstLine="0" w:firstLineChars="0"/>
        <w:jc w:val="distribute"/>
        <w:rPr>
          <w:rFonts w:ascii="Arial" w:hAnsi="Arial" w:eastAsia="黑体" w:cs="Arial"/>
          <w:sz w:val="48"/>
        </w:rPr>
      </w:pPr>
    </w:p>
    <w:p w14:paraId="4084FBCA">
      <w:pPr>
        <w:spacing w:before="240" w:beforeLines="100"/>
        <w:rPr>
          <w:rFonts w:ascii="Arial" w:hAnsi="Arial" w:eastAsia="黑体" w:cs="Arial"/>
          <w:sz w:val="44"/>
        </w:rPr>
      </w:pPr>
    </w:p>
    <w:p w14:paraId="48BC49F3">
      <w:pPr>
        <w:spacing w:before="240" w:beforeLines="100"/>
        <w:rPr>
          <w:rFonts w:ascii="Arial" w:hAnsi="Arial" w:eastAsia="黑体" w:cs="Arial"/>
          <w:sz w:val="44"/>
        </w:rPr>
      </w:pPr>
    </w:p>
    <w:p w14:paraId="7A6DD9BF">
      <w:pPr>
        <w:spacing w:before="240" w:beforeLines="100"/>
        <w:rPr>
          <w:rFonts w:ascii="Arial" w:hAnsi="Arial" w:eastAsia="黑体" w:cs="Arial"/>
          <w:sz w:val="44"/>
        </w:rPr>
      </w:pPr>
    </w:p>
    <w:p w14:paraId="47F46F28">
      <w:pPr>
        <w:spacing w:before="240" w:beforeLines="100"/>
        <w:rPr>
          <w:rFonts w:ascii="Arial" w:hAnsi="Arial" w:eastAsia="黑体" w:cs="Arial"/>
          <w:sz w:val="44"/>
        </w:rPr>
      </w:pPr>
    </w:p>
    <w:p w14:paraId="194F28E9">
      <w:pPr>
        <w:spacing w:before="240" w:beforeLines="100"/>
        <w:rPr>
          <w:rFonts w:ascii="Arial" w:hAnsi="Arial" w:eastAsia="黑体" w:cs="Arial"/>
          <w:sz w:val="44"/>
        </w:rPr>
      </w:pPr>
    </w:p>
    <w:p w14:paraId="2DA648C4">
      <w:pPr>
        <w:spacing w:before="240" w:beforeLines="100"/>
        <w:rPr>
          <w:rFonts w:ascii="Arial" w:hAnsi="Arial" w:eastAsia="黑体" w:cs="Arial"/>
          <w:sz w:val="44"/>
        </w:rPr>
      </w:pPr>
    </w:p>
    <w:tbl>
      <w:tblPr>
        <w:tblStyle w:val="11"/>
        <w:tblpPr w:leftFromText="180" w:rightFromText="180" w:vertAnchor="page" w:horzAnchor="margin" w:tblpY="6688"/>
        <w:tblW w:w="495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210"/>
        <w:gridCol w:w="3208"/>
      </w:tblGrid>
      <w:tr w14:paraId="7488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shd w:val="clear" w:color="auto" w:fill="auto"/>
            <w:vAlign w:val="center"/>
          </w:tcPr>
          <w:p w14:paraId="07592634">
            <w:pPr>
              <w:spacing w:line="300" w:lineRule="exact"/>
              <w:jc w:val="center"/>
              <w:rPr>
                <w:rFonts w:ascii="Arial" w:hAnsi="Arial" w:cs="Arial"/>
                <w:sz w:val="24"/>
                <w:szCs w:val="24"/>
              </w:rPr>
            </w:pPr>
            <w:r>
              <w:rPr>
                <w:rFonts w:ascii="Arial" w:hAnsi="Arial" w:cs="Arial"/>
                <w:sz w:val="24"/>
                <w:szCs w:val="24"/>
              </w:rPr>
              <w:t>起草人/日期</w:t>
            </w:r>
          </w:p>
        </w:tc>
        <w:tc>
          <w:tcPr>
            <w:tcW w:w="1683" w:type="pct"/>
            <w:shd w:val="clear" w:color="auto" w:fill="auto"/>
            <w:vAlign w:val="center"/>
          </w:tcPr>
          <w:p w14:paraId="021B561C">
            <w:pPr>
              <w:spacing w:line="300" w:lineRule="exact"/>
              <w:jc w:val="center"/>
              <w:rPr>
                <w:rFonts w:ascii="Arial" w:hAnsi="Arial" w:cs="Arial"/>
                <w:sz w:val="24"/>
                <w:szCs w:val="24"/>
              </w:rPr>
            </w:pPr>
            <w:r>
              <w:rPr>
                <w:rFonts w:ascii="Arial" w:hAnsi="Arial" w:cs="Arial"/>
                <w:sz w:val="24"/>
                <w:szCs w:val="24"/>
              </w:rPr>
              <w:t>审核人/日期</w:t>
            </w:r>
          </w:p>
        </w:tc>
        <w:tc>
          <w:tcPr>
            <w:tcW w:w="1682" w:type="pct"/>
            <w:shd w:val="clear" w:color="auto" w:fill="auto"/>
            <w:vAlign w:val="center"/>
          </w:tcPr>
          <w:p w14:paraId="6DC33301">
            <w:pPr>
              <w:spacing w:line="300" w:lineRule="exact"/>
              <w:jc w:val="center"/>
              <w:rPr>
                <w:rFonts w:ascii="Arial" w:hAnsi="Arial" w:cs="Arial"/>
                <w:sz w:val="24"/>
                <w:szCs w:val="24"/>
              </w:rPr>
            </w:pPr>
            <w:r>
              <w:rPr>
                <w:rFonts w:ascii="Arial" w:hAnsi="Arial" w:cs="Arial"/>
                <w:sz w:val="24"/>
                <w:szCs w:val="24"/>
              </w:rPr>
              <w:t>批准人/日期</w:t>
            </w:r>
          </w:p>
        </w:tc>
      </w:tr>
      <w:tr w14:paraId="06B4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restart"/>
            <w:shd w:val="clear" w:color="auto" w:fill="auto"/>
            <w:vAlign w:val="center"/>
          </w:tcPr>
          <w:p w14:paraId="3A99FACD">
            <w:pPr>
              <w:spacing w:line="300" w:lineRule="exact"/>
              <w:jc w:val="center"/>
              <w:rPr>
                <w:rFonts w:ascii="Arial" w:hAnsi="Arial" w:cs="Arial"/>
                <w:sz w:val="24"/>
                <w:szCs w:val="24"/>
              </w:rPr>
            </w:pPr>
          </w:p>
        </w:tc>
        <w:tc>
          <w:tcPr>
            <w:tcW w:w="1683" w:type="pct"/>
            <w:shd w:val="clear" w:color="auto" w:fill="auto"/>
            <w:vAlign w:val="center"/>
          </w:tcPr>
          <w:p w14:paraId="40374FC8">
            <w:pPr>
              <w:spacing w:line="300" w:lineRule="exact"/>
              <w:jc w:val="center"/>
              <w:rPr>
                <w:rFonts w:ascii="Arial" w:hAnsi="Arial" w:cs="Arial"/>
                <w:sz w:val="24"/>
                <w:szCs w:val="24"/>
              </w:rPr>
            </w:pPr>
          </w:p>
        </w:tc>
        <w:tc>
          <w:tcPr>
            <w:tcW w:w="1682" w:type="pct"/>
            <w:vMerge w:val="restart"/>
            <w:shd w:val="clear" w:color="auto" w:fill="auto"/>
            <w:vAlign w:val="center"/>
          </w:tcPr>
          <w:p w14:paraId="24FC862C">
            <w:pPr>
              <w:spacing w:line="300" w:lineRule="exact"/>
              <w:jc w:val="center"/>
              <w:rPr>
                <w:rFonts w:ascii="Arial" w:hAnsi="Arial" w:cs="Arial"/>
                <w:sz w:val="24"/>
                <w:szCs w:val="24"/>
              </w:rPr>
            </w:pPr>
          </w:p>
        </w:tc>
      </w:tr>
      <w:tr w14:paraId="1417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43E2D99B">
            <w:pPr>
              <w:spacing w:line="300" w:lineRule="exact"/>
              <w:jc w:val="center"/>
              <w:rPr>
                <w:rFonts w:ascii="Arial" w:hAnsi="Arial" w:cs="Arial"/>
                <w:sz w:val="24"/>
                <w:szCs w:val="24"/>
              </w:rPr>
            </w:pPr>
          </w:p>
        </w:tc>
        <w:tc>
          <w:tcPr>
            <w:tcW w:w="1683" w:type="pct"/>
            <w:shd w:val="clear" w:color="auto" w:fill="auto"/>
            <w:vAlign w:val="center"/>
          </w:tcPr>
          <w:p w14:paraId="70C2E0E7">
            <w:pPr>
              <w:spacing w:line="300" w:lineRule="exact"/>
              <w:jc w:val="center"/>
              <w:rPr>
                <w:rFonts w:ascii="Arial" w:hAnsi="Arial" w:cs="Arial"/>
                <w:sz w:val="24"/>
                <w:szCs w:val="24"/>
              </w:rPr>
            </w:pPr>
          </w:p>
        </w:tc>
        <w:tc>
          <w:tcPr>
            <w:tcW w:w="1682" w:type="pct"/>
            <w:vMerge w:val="continue"/>
            <w:shd w:val="clear" w:color="auto" w:fill="auto"/>
          </w:tcPr>
          <w:p w14:paraId="7F3AF6B3">
            <w:pPr>
              <w:spacing w:line="300" w:lineRule="exact"/>
              <w:rPr>
                <w:rFonts w:ascii="Arial" w:hAnsi="Arial" w:cs="Arial"/>
                <w:sz w:val="24"/>
                <w:szCs w:val="24"/>
              </w:rPr>
            </w:pPr>
          </w:p>
        </w:tc>
      </w:tr>
      <w:tr w14:paraId="156A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57A9031D">
            <w:pPr>
              <w:spacing w:line="300" w:lineRule="exact"/>
              <w:jc w:val="center"/>
              <w:rPr>
                <w:rFonts w:ascii="Arial" w:hAnsi="Arial" w:cs="Arial"/>
                <w:sz w:val="24"/>
                <w:szCs w:val="24"/>
              </w:rPr>
            </w:pPr>
          </w:p>
        </w:tc>
        <w:tc>
          <w:tcPr>
            <w:tcW w:w="1683" w:type="pct"/>
            <w:shd w:val="clear" w:color="auto" w:fill="auto"/>
            <w:vAlign w:val="center"/>
          </w:tcPr>
          <w:p w14:paraId="09E94602">
            <w:pPr>
              <w:spacing w:line="300" w:lineRule="exact"/>
              <w:jc w:val="center"/>
              <w:rPr>
                <w:rFonts w:ascii="Arial" w:hAnsi="Arial" w:cs="Arial"/>
                <w:sz w:val="24"/>
                <w:szCs w:val="24"/>
              </w:rPr>
            </w:pPr>
          </w:p>
        </w:tc>
        <w:tc>
          <w:tcPr>
            <w:tcW w:w="1682" w:type="pct"/>
            <w:vMerge w:val="continue"/>
            <w:shd w:val="clear" w:color="auto" w:fill="auto"/>
          </w:tcPr>
          <w:p w14:paraId="552F5F5E">
            <w:pPr>
              <w:spacing w:line="300" w:lineRule="exact"/>
              <w:rPr>
                <w:rFonts w:ascii="Arial" w:hAnsi="Arial" w:cs="Arial"/>
                <w:sz w:val="24"/>
                <w:szCs w:val="24"/>
              </w:rPr>
            </w:pPr>
          </w:p>
        </w:tc>
      </w:tr>
      <w:tr w14:paraId="2B736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2EC4915A">
            <w:pPr>
              <w:spacing w:line="300" w:lineRule="exact"/>
              <w:jc w:val="center"/>
              <w:rPr>
                <w:rFonts w:ascii="Arial" w:hAnsi="Arial" w:cs="Arial"/>
                <w:sz w:val="24"/>
                <w:szCs w:val="24"/>
              </w:rPr>
            </w:pPr>
          </w:p>
        </w:tc>
        <w:tc>
          <w:tcPr>
            <w:tcW w:w="1683" w:type="pct"/>
            <w:shd w:val="clear" w:color="auto" w:fill="auto"/>
            <w:vAlign w:val="center"/>
          </w:tcPr>
          <w:p w14:paraId="4608FA78">
            <w:pPr>
              <w:spacing w:line="300" w:lineRule="exact"/>
              <w:jc w:val="center"/>
              <w:rPr>
                <w:rFonts w:ascii="Arial" w:hAnsi="Arial" w:cs="Arial"/>
                <w:sz w:val="24"/>
                <w:szCs w:val="24"/>
              </w:rPr>
            </w:pPr>
          </w:p>
        </w:tc>
        <w:tc>
          <w:tcPr>
            <w:tcW w:w="1682" w:type="pct"/>
            <w:vMerge w:val="continue"/>
            <w:shd w:val="clear" w:color="auto" w:fill="auto"/>
          </w:tcPr>
          <w:p w14:paraId="617DA017">
            <w:pPr>
              <w:spacing w:line="300" w:lineRule="exact"/>
              <w:rPr>
                <w:rFonts w:ascii="Arial" w:hAnsi="Arial" w:cs="Arial"/>
                <w:sz w:val="24"/>
                <w:szCs w:val="24"/>
              </w:rPr>
            </w:pPr>
          </w:p>
        </w:tc>
      </w:tr>
      <w:tr w14:paraId="79C5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67567CC7">
            <w:pPr>
              <w:spacing w:line="300" w:lineRule="exact"/>
              <w:jc w:val="center"/>
              <w:rPr>
                <w:rFonts w:ascii="Arial" w:hAnsi="Arial" w:cs="Arial"/>
                <w:sz w:val="24"/>
                <w:szCs w:val="24"/>
              </w:rPr>
            </w:pPr>
          </w:p>
        </w:tc>
        <w:tc>
          <w:tcPr>
            <w:tcW w:w="1683" w:type="pct"/>
            <w:shd w:val="clear" w:color="auto" w:fill="auto"/>
            <w:vAlign w:val="center"/>
          </w:tcPr>
          <w:p w14:paraId="7BFDDA4C">
            <w:pPr>
              <w:spacing w:line="300" w:lineRule="exact"/>
              <w:jc w:val="center"/>
              <w:rPr>
                <w:rFonts w:ascii="Arial" w:hAnsi="Arial" w:cs="Arial"/>
                <w:sz w:val="24"/>
                <w:szCs w:val="24"/>
              </w:rPr>
            </w:pPr>
          </w:p>
        </w:tc>
        <w:tc>
          <w:tcPr>
            <w:tcW w:w="1682" w:type="pct"/>
            <w:vMerge w:val="continue"/>
            <w:shd w:val="clear" w:color="auto" w:fill="auto"/>
          </w:tcPr>
          <w:p w14:paraId="54AC870D">
            <w:pPr>
              <w:spacing w:line="300" w:lineRule="exact"/>
              <w:rPr>
                <w:rFonts w:ascii="Arial" w:hAnsi="Arial" w:cs="Arial"/>
                <w:sz w:val="24"/>
                <w:szCs w:val="24"/>
              </w:rPr>
            </w:pPr>
          </w:p>
        </w:tc>
      </w:tr>
      <w:tr w14:paraId="370C0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7D274345">
            <w:pPr>
              <w:spacing w:line="300" w:lineRule="exact"/>
              <w:jc w:val="center"/>
              <w:rPr>
                <w:rFonts w:ascii="Arial" w:hAnsi="Arial" w:cs="Arial"/>
                <w:sz w:val="24"/>
                <w:szCs w:val="24"/>
              </w:rPr>
            </w:pPr>
          </w:p>
        </w:tc>
        <w:tc>
          <w:tcPr>
            <w:tcW w:w="1683" w:type="pct"/>
            <w:shd w:val="clear" w:color="auto" w:fill="auto"/>
            <w:vAlign w:val="center"/>
          </w:tcPr>
          <w:p w14:paraId="664CA726">
            <w:pPr>
              <w:spacing w:line="300" w:lineRule="exact"/>
              <w:jc w:val="center"/>
              <w:rPr>
                <w:rFonts w:ascii="Arial" w:hAnsi="Arial" w:cs="Arial"/>
                <w:sz w:val="24"/>
                <w:szCs w:val="24"/>
              </w:rPr>
            </w:pPr>
          </w:p>
        </w:tc>
        <w:tc>
          <w:tcPr>
            <w:tcW w:w="1682" w:type="pct"/>
            <w:vMerge w:val="continue"/>
            <w:shd w:val="clear" w:color="auto" w:fill="auto"/>
          </w:tcPr>
          <w:p w14:paraId="25B54B07">
            <w:pPr>
              <w:spacing w:line="300" w:lineRule="exact"/>
              <w:rPr>
                <w:rFonts w:ascii="Arial" w:hAnsi="Arial" w:cs="Arial"/>
                <w:sz w:val="24"/>
                <w:szCs w:val="24"/>
              </w:rPr>
            </w:pPr>
          </w:p>
        </w:tc>
      </w:tr>
      <w:tr w14:paraId="536E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23D696E4">
            <w:pPr>
              <w:spacing w:line="300" w:lineRule="exact"/>
              <w:jc w:val="center"/>
              <w:rPr>
                <w:rFonts w:ascii="Arial" w:hAnsi="Arial" w:cs="Arial"/>
                <w:sz w:val="24"/>
                <w:szCs w:val="24"/>
              </w:rPr>
            </w:pPr>
          </w:p>
        </w:tc>
        <w:tc>
          <w:tcPr>
            <w:tcW w:w="1683" w:type="pct"/>
            <w:shd w:val="clear" w:color="auto" w:fill="auto"/>
            <w:vAlign w:val="center"/>
          </w:tcPr>
          <w:p w14:paraId="7A676298">
            <w:pPr>
              <w:spacing w:line="300" w:lineRule="exact"/>
              <w:jc w:val="center"/>
              <w:rPr>
                <w:rFonts w:ascii="Arial" w:hAnsi="Arial" w:cs="Arial"/>
                <w:sz w:val="24"/>
                <w:szCs w:val="24"/>
              </w:rPr>
            </w:pPr>
          </w:p>
        </w:tc>
        <w:tc>
          <w:tcPr>
            <w:tcW w:w="1682" w:type="pct"/>
            <w:vMerge w:val="continue"/>
            <w:shd w:val="clear" w:color="auto" w:fill="auto"/>
          </w:tcPr>
          <w:p w14:paraId="6B3E6324">
            <w:pPr>
              <w:spacing w:line="300" w:lineRule="exact"/>
              <w:rPr>
                <w:rFonts w:ascii="Arial" w:hAnsi="Arial" w:cs="Arial"/>
                <w:sz w:val="24"/>
                <w:szCs w:val="24"/>
              </w:rPr>
            </w:pPr>
          </w:p>
        </w:tc>
      </w:tr>
      <w:tr w14:paraId="2AF1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05F66CBF">
            <w:pPr>
              <w:spacing w:line="300" w:lineRule="exact"/>
              <w:jc w:val="center"/>
              <w:rPr>
                <w:rFonts w:ascii="Arial" w:hAnsi="Arial" w:cs="Arial"/>
                <w:sz w:val="24"/>
                <w:szCs w:val="24"/>
              </w:rPr>
            </w:pPr>
          </w:p>
        </w:tc>
        <w:tc>
          <w:tcPr>
            <w:tcW w:w="1683" w:type="pct"/>
            <w:shd w:val="clear" w:color="auto" w:fill="auto"/>
            <w:vAlign w:val="center"/>
          </w:tcPr>
          <w:p w14:paraId="59B684E5">
            <w:pPr>
              <w:spacing w:line="300" w:lineRule="exact"/>
              <w:jc w:val="center"/>
              <w:rPr>
                <w:rFonts w:ascii="Arial" w:hAnsi="Arial" w:cs="Arial"/>
                <w:sz w:val="24"/>
                <w:szCs w:val="24"/>
              </w:rPr>
            </w:pPr>
          </w:p>
        </w:tc>
        <w:tc>
          <w:tcPr>
            <w:tcW w:w="1682" w:type="pct"/>
            <w:vMerge w:val="continue"/>
            <w:shd w:val="clear" w:color="auto" w:fill="auto"/>
          </w:tcPr>
          <w:p w14:paraId="4A153728">
            <w:pPr>
              <w:spacing w:line="300" w:lineRule="exact"/>
              <w:rPr>
                <w:rFonts w:ascii="Arial" w:hAnsi="Arial" w:cs="Arial"/>
                <w:sz w:val="24"/>
                <w:szCs w:val="24"/>
              </w:rPr>
            </w:pPr>
          </w:p>
        </w:tc>
      </w:tr>
      <w:tr w14:paraId="7E16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67178B29">
            <w:pPr>
              <w:spacing w:line="300" w:lineRule="exact"/>
              <w:jc w:val="center"/>
              <w:rPr>
                <w:rFonts w:ascii="Arial" w:hAnsi="Arial" w:cs="Arial"/>
                <w:sz w:val="24"/>
                <w:szCs w:val="24"/>
              </w:rPr>
            </w:pPr>
          </w:p>
        </w:tc>
        <w:tc>
          <w:tcPr>
            <w:tcW w:w="1683" w:type="pct"/>
            <w:shd w:val="clear" w:color="auto" w:fill="auto"/>
            <w:vAlign w:val="center"/>
          </w:tcPr>
          <w:p w14:paraId="0D428B13">
            <w:pPr>
              <w:spacing w:line="300" w:lineRule="exact"/>
              <w:jc w:val="center"/>
              <w:rPr>
                <w:rFonts w:ascii="Arial" w:hAnsi="Arial" w:cs="Arial"/>
                <w:sz w:val="24"/>
                <w:szCs w:val="24"/>
              </w:rPr>
            </w:pPr>
          </w:p>
        </w:tc>
        <w:tc>
          <w:tcPr>
            <w:tcW w:w="1682" w:type="pct"/>
            <w:vMerge w:val="continue"/>
            <w:shd w:val="clear" w:color="auto" w:fill="auto"/>
          </w:tcPr>
          <w:p w14:paraId="4CDE0FF3">
            <w:pPr>
              <w:spacing w:line="300" w:lineRule="exact"/>
              <w:rPr>
                <w:rFonts w:ascii="Arial" w:hAnsi="Arial" w:cs="Arial"/>
                <w:sz w:val="24"/>
                <w:szCs w:val="24"/>
              </w:rPr>
            </w:pPr>
          </w:p>
        </w:tc>
      </w:tr>
      <w:tr w14:paraId="3F40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2DEACB31">
            <w:pPr>
              <w:spacing w:line="300" w:lineRule="exact"/>
              <w:jc w:val="center"/>
              <w:rPr>
                <w:rFonts w:ascii="Arial" w:hAnsi="Arial" w:cs="Arial"/>
                <w:sz w:val="24"/>
                <w:szCs w:val="24"/>
              </w:rPr>
            </w:pPr>
          </w:p>
        </w:tc>
        <w:tc>
          <w:tcPr>
            <w:tcW w:w="1683" w:type="pct"/>
            <w:shd w:val="clear" w:color="auto" w:fill="auto"/>
            <w:vAlign w:val="center"/>
          </w:tcPr>
          <w:p w14:paraId="2381D0DF">
            <w:pPr>
              <w:spacing w:line="300" w:lineRule="exact"/>
              <w:jc w:val="center"/>
              <w:rPr>
                <w:rFonts w:ascii="Arial" w:hAnsi="Arial" w:cs="Arial"/>
                <w:sz w:val="24"/>
                <w:szCs w:val="24"/>
              </w:rPr>
            </w:pPr>
          </w:p>
        </w:tc>
        <w:tc>
          <w:tcPr>
            <w:tcW w:w="1682" w:type="pct"/>
            <w:vMerge w:val="continue"/>
            <w:shd w:val="clear" w:color="auto" w:fill="auto"/>
          </w:tcPr>
          <w:p w14:paraId="4636CC16">
            <w:pPr>
              <w:spacing w:line="300" w:lineRule="exact"/>
              <w:rPr>
                <w:rFonts w:ascii="Arial" w:hAnsi="Arial" w:cs="Arial"/>
                <w:sz w:val="24"/>
                <w:szCs w:val="24"/>
              </w:rPr>
            </w:pPr>
          </w:p>
        </w:tc>
      </w:tr>
      <w:tr w14:paraId="1119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28B99BE5">
            <w:pPr>
              <w:spacing w:line="300" w:lineRule="exact"/>
              <w:jc w:val="center"/>
              <w:rPr>
                <w:rFonts w:ascii="Arial" w:hAnsi="Arial" w:cs="Arial"/>
                <w:sz w:val="24"/>
                <w:szCs w:val="24"/>
              </w:rPr>
            </w:pPr>
          </w:p>
        </w:tc>
        <w:tc>
          <w:tcPr>
            <w:tcW w:w="1683" w:type="pct"/>
            <w:shd w:val="clear" w:color="auto" w:fill="auto"/>
            <w:vAlign w:val="center"/>
          </w:tcPr>
          <w:p w14:paraId="739E5B75">
            <w:pPr>
              <w:spacing w:line="300" w:lineRule="exact"/>
              <w:jc w:val="center"/>
              <w:rPr>
                <w:rFonts w:ascii="Arial" w:hAnsi="Arial" w:cs="Arial"/>
                <w:sz w:val="24"/>
                <w:szCs w:val="24"/>
              </w:rPr>
            </w:pPr>
          </w:p>
        </w:tc>
        <w:tc>
          <w:tcPr>
            <w:tcW w:w="1682" w:type="pct"/>
            <w:vMerge w:val="continue"/>
            <w:shd w:val="clear" w:color="auto" w:fill="auto"/>
          </w:tcPr>
          <w:p w14:paraId="1D278B58">
            <w:pPr>
              <w:spacing w:line="300" w:lineRule="exact"/>
              <w:rPr>
                <w:rFonts w:ascii="Arial" w:hAnsi="Arial" w:cs="Arial"/>
                <w:sz w:val="24"/>
                <w:szCs w:val="24"/>
              </w:rPr>
            </w:pPr>
          </w:p>
        </w:tc>
      </w:tr>
      <w:tr w14:paraId="25C3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35" w:type="pct"/>
            <w:vMerge w:val="continue"/>
            <w:shd w:val="clear" w:color="auto" w:fill="auto"/>
            <w:vAlign w:val="center"/>
          </w:tcPr>
          <w:p w14:paraId="1BDC02F3">
            <w:pPr>
              <w:spacing w:line="300" w:lineRule="exact"/>
              <w:jc w:val="center"/>
              <w:rPr>
                <w:rFonts w:ascii="Arial" w:hAnsi="Arial" w:cs="Arial"/>
                <w:sz w:val="24"/>
                <w:szCs w:val="24"/>
              </w:rPr>
            </w:pPr>
          </w:p>
        </w:tc>
        <w:tc>
          <w:tcPr>
            <w:tcW w:w="1683" w:type="pct"/>
            <w:shd w:val="clear" w:color="auto" w:fill="auto"/>
            <w:vAlign w:val="center"/>
          </w:tcPr>
          <w:p w14:paraId="6269F80C">
            <w:pPr>
              <w:spacing w:line="300" w:lineRule="exact"/>
              <w:jc w:val="center"/>
              <w:rPr>
                <w:rFonts w:ascii="Arial" w:hAnsi="Arial" w:cs="Arial"/>
                <w:sz w:val="24"/>
                <w:szCs w:val="24"/>
              </w:rPr>
            </w:pPr>
          </w:p>
        </w:tc>
        <w:tc>
          <w:tcPr>
            <w:tcW w:w="1682" w:type="pct"/>
            <w:vMerge w:val="continue"/>
            <w:shd w:val="clear" w:color="auto" w:fill="auto"/>
          </w:tcPr>
          <w:p w14:paraId="165DC10C">
            <w:pPr>
              <w:spacing w:line="300" w:lineRule="exact"/>
              <w:rPr>
                <w:rFonts w:ascii="Arial" w:hAnsi="Arial" w:cs="Arial"/>
                <w:sz w:val="24"/>
                <w:szCs w:val="24"/>
              </w:rPr>
            </w:pPr>
          </w:p>
        </w:tc>
      </w:tr>
    </w:tbl>
    <w:p w14:paraId="06262FAC">
      <w:pPr>
        <w:spacing w:line="440" w:lineRule="exact"/>
        <w:jc w:val="center"/>
        <w:rPr>
          <w:rFonts w:ascii="Arial" w:hAnsi="Arial" w:eastAsia="黑体"/>
          <w:color w:val="000000"/>
          <w:sz w:val="24"/>
          <w:szCs w:val="24"/>
        </w:rPr>
      </w:pPr>
      <w:r>
        <w:rPr>
          <w:rFonts w:hint="eastAsia" w:ascii="Arial" w:hAnsi="Arial" w:eastAsia="黑体"/>
          <w:color w:val="000000"/>
          <w:sz w:val="24"/>
          <w:szCs w:val="24"/>
          <w:lang w:val="en-US" w:eastAsia="zh-CN"/>
        </w:rPr>
        <w:t>Xxx</w:t>
      </w:r>
      <w:r>
        <w:rPr>
          <w:rFonts w:hint="eastAsia" w:ascii="Arial" w:hAnsi="Arial" w:eastAsia="黑体"/>
          <w:color w:val="000000"/>
          <w:sz w:val="24"/>
          <w:szCs w:val="24"/>
        </w:rPr>
        <w:t>有限公司</w:t>
      </w:r>
      <w:r>
        <w:rPr>
          <w:rFonts w:ascii="Arial" w:hAnsi="Arial" w:eastAsia="黑体" w:cs="Arial"/>
          <w:sz w:val="32"/>
        </w:rPr>
        <w:br w:type="page"/>
      </w:r>
    </w:p>
    <w:p w14:paraId="0B843982">
      <w:pPr>
        <w:pStyle w:val="9"/>
      </w:pPr>
      <w:r>
        <w:rPr>
          <w:rFonts w:hint="eastAsia"/>
        </w:rPr>
        <w:t>目  录</w:t>
      </w:r>
    </w:p>
    <w:p w14:paraId="08EFF539">
      <w:pPr>
        <w:pStyle w:val="9"/>
        <w:rPr>
          <w:rFonts w:ascii="Arial" w:hAnsi="Arial" w:eastAsia="宋体" w:cs="Arial"/>
          <w:sz w:val="24"/>
          <w:szCs w:val="24"/>
        </w:rPr>
      </w:pPr>
      <w:r>
        <w:rPr>
          <w:rFonts w:ascii="Arial" w:hAnsi="Arial" w:cs="Arial"/>
          <w:sz w:val="24"/>
          <w:szCs w:val="24"/>
        </w:rPr>
        <w:fldChar w:fldCharType="begin"/>
      </w:r>
      <w:r>
        <w:rPr>
          <w:rFonts w:ascii="Arial" w:hAnsi="Arial" w:cs="Arial"/>
          <w:sz w:val="24"/>
          <w:szCs w:val="24"/>
        </w:rPr>
        <w:instrText xml:space="preserve"> TOC \o "1-1" \h \z \u </w:instrText>
      </w:r>
      <w:r>
        <w:rPr>
          <w:rFonts w:ascii="Arial" w:hAnsi="Arial" w:cs="Arial"/>
          <w:sz w:val="24"/>
          <w:szCs w:val="24"/>
        </w:rPr>
        <w:fldChar w:fldCharType="separate"/>
      </w:r>
      <w:r>
        <w:fldChar w:fldCharType="begin"/>
      </w:r>
      <w:r>
        <w:instrText xml:space="preserve"> HYPERLINK \l "_Toc219973061" </w:instrText>
      </w:r>
      <w:r>
        <w:fldChar w:fldCharType="separate"/>
      </w:r>
      <w:r>
        <w:rPr>
          <w:rStyle w:val="15"/>
          <w:rFonts w:ascii="Arial" w:hAnsi="Arial" w:eastAsia="宋体" w:cs="Arial"/>
          <w:sz w:val="24"/>
          <w:szCs w:val="24"/>
        </w:rPr>
        <w:t>1 概述</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_Toc219973061 \h </w:instrText>
      </w:r>
      <w:r>
        <w:rPr>
          <w:rFonts w:ascii="Arial" w:hAnsi="Arial" w:eastAsia="宋体" w:cs="Arial"/>
          <w:sz w:val="24"/>
          <w:szCs w:val="24"/>
        </w:rPr>
        <w:fldChar w:fldCharType="separate"/>
      </w:r>
      <w:r>
        <w:rPr>
          <w:rFonts w:ascii="Arial" w:hAnsi="Arial" w:eastAsia="宋体" w:cs="Arial"/>
          <w:sz w:val="24"/>
          <w:szCs w:val="24"/>
        </w:rPr>
        <w:t>1</w:t>
      </w:r>
      <w:r>
        <w:rPr>
          <w:rFonts w:ascii="Arial" w:hAnsi="Arial" w:eastAsia="宋体" w:cs="Arial"/>
          <w:sz w:val="24"/>
          <w:szCs w:val="24"/>
        </w:rPr>
        <w:fldChar w:fldCharType="end"/>
      </w:r>
      <w:r>
        <w:rPr>
          <w:rFonts w:ascii="Arial" w:hAnsi="Arial" w:eastAsia="宋体" w:cs="Arial"/>
          <w:sz w:val="24"/>
          <w:szCs w:val="24"/>
        </w:rPr>
        <w:fldChar w:fldCharType="end"/>
      </w:r>
    </w:p>
    <w:p w14:paraId="789F4433">
      <w:pPr>
        <w:pStyle w:val="9"/>
        <w:rPr>
          <w:rFonts w:ascii="Arial" w:hAnsi="Arial" w:eastAsia="宋体" w:cs="Arial"/>
          <w:sz w:val="24"/>
          <w:szCs w:val="24"/>
        </w:rPr>
      </w:pPr>
      <w:r>
        <w:fldChar w:fldCharType="begin"/>
      </w:r>
      <w:r>
        <w:instrText xml:space="preserve"> HYPERLINK \l "_Toc219973062" </w:instrText>
      </w:r>
      <w:r>
        <w:fldChar w:fldCharType="separate"/>
      </w:r>
      <w:r>
        <w:rPr>
          <w:rStyle w:val="15"/>
          <w:rFonts w:ascii="Arial" w:hAnsi="Arial" w:eastAsia="宋体" w:cs="Arial"/>
          <w:sz w:val="24"/>
          <w:szCs w:val="24"/>
        </w:rPr>
        <w:t>2 产品情况</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_Toc219973062 \h </w:instrText>
      </w:r>
      <w:r>
        <w:rPr>
          <w:rFonts w:ascii="Arial" w:hAnsi="Arial" w:eastAsia="宋体" w:cs="Arial"/>
          <w:sz w:val="24"/>
          <w:szCs w:val="24"/>
        </w:rPr>
        <w:fldChar w:fldCharType="separate"/>
      </w:r>
      <w:r>
        <w:rPr>
          <w:rFonts w:ascii="Arial" w:hAnsi="Arial" w:eastAsia="宋体" w:cs="Arial"/>
          <w:sz w:val="24"/>
          <w:szCs w:val="24"/>
        </w:rPr>
        <w:t>1</w:t>
      </w:r>
      <w:r>
        <w:rPr>
          <w:rFonts w:ascii="Arial" w:hAnsi="Arial" w:eastAsia="宋体" w:cs="Arial"/>
          <w:sz w:val="24"/>
          <w:szCs w:val="24"/>
        </w:rPr>
        <w:fldChar w:fldCharType="end"/>
      </w:r>
      <w:r>
        <w:rPr>
          <w:rFonts w:ascii="Arial" w:hAnsi="Arial" w:eastAsia="宋体" w:cs="Arial"/>
          <w:sz w:val="24"/>
          <w:szCs w:val="24"/>
        </w:rPr>
        <w:fldChar w:fldCharType="end"/>
      </w:r>
    </w:p>
    <w:p w14:paraId="11085716">
      <w:pPr>
        <w:pStyle w:val="9"/>
        <w:rPr>
          <w:rFonts w:ascii="Arial" w:hAnsi="Arial" w:eastAsia="宋体" w:cs="Arial"/>
          <w:sz w:val="24"/>
          <w:szCs w:val="24"/>
        </w:rPr>
      </w:pPr>
      <w:r>
        <w:fldChar w:fldCharType="begin"/>
      </w:r>
      <w:r>
        <w:instrText xml:space="preserve"> HYPERLINK \l "_Toc219973063" </w:instrText>
      </w:r>
      <w:r>
        <w:fldChar w:fldCharType="separate"/>
      </w:r>
      <w:r>
        <w:rPr>
          <w:rStyle w:val="15"/>
          <w:rFonts w:ascii="Arial" w:hAnsi="Arial" w:eastAsia="宋体" w:cs="Arial"/>
          <w:sz w:val="24"/>
          <w:szCs w:val="24"/>
        </w:rPr>
        <w:t>3 产品质量符合性统计</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_Toc219973063 \h </w:instrText>
      </w:r>
      <w:r>
        <w:rPr>
          <w:rFonts w:ascii="Arial" w:hAnsi="Arial" w:eastAsia="宋体" w:cs="Arial"/>
          <w:sz w:val="24"/>
          <w:szCs w:val="24"/>
        </w:rPr>
        <w:fldChar w:fldCharType="separate"/>
      </w:r>
      <w:r>
        <w:rPr>
          <w:rFonts w:ascii="Arial" w:hAnsi="Arial" w:eastAsia="宋体" w:cs="Arial"/>
          <w:sz w:val="24"/>
          <w:szCs w:val="24"/>
        </w:rPr>
        <w:t>3</w:t>
      </w:r>
      <w:r>
        <w:rPr>
          <w:rFonts w:ascii="Arial" w:hAnsi="Arial" w:eastAsia="宋体" w:cs="Arial"/>
          <w:sz w:val="24"/>
          <w:szCs w:val="24"/>
        </w:rPr>
        <w:fldChar w:fldCharType="end"/>
      </w:r>
      <w:r>
        <w:rPr>
          <w:rFonts w:ascii="Arial" w:hAnsi="Arial" w:eastAsia="宋体" w:cs="Arial"/>
          <w:sz w:val="24"/>
          <w:szCs w:val="24"/>
        </w:rPr>
        <w:fldChar w:fldCharType="end"/>
      </w:r>
    </w:p>
    <w:p w14:paraId="08019287">
      <w:pPr>
        <w:pStyle w:val="9"/>
        <w:rPr>
          <w:rFonts w:ascii="Arial" w:hAnsi="Arial" w:eastAsia="宋体" w:cs="Arial"/>
          <w:sz w:val="24"/>
          <w:szCs w:val="24"/>
        </w:rPr>
      </w:pPr>
      <w:r>
        <w:fldChar w:fldCharType="begin"/>
      </w:r>
      <w:r>
        <w:instrText xml:space="preserve"> HYPERLINK \l "_Toc219973064" </w:instrText>
      </w:r>
      <w:r>
        <w:fldChar w:fldCharType="separate"/>
      </w:r>
      <w:r>
        <w:rPr>
          <w:rStyle w:val="15"/>
          <w:rFonts w:ascii="Arial" w:hAnsi="Arial" w:eastAsia="宋体" w:cs="Arial"/>
          <w:sz w:val="24"/>
          <w:szCs w:val="24"/>
        </w:rPr>
        <w:t>4 中间产品质量符合性统计</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_Toc219973064 \h </w:instrText>
      </w:r>
      <w:r>
        <w:rPr>
          <w:rFonts w:ascii="Arial" w:hAnsi="Arial" w:eastAsia="宋体" w:cs="Arial"/>
          <w:sz w:val="24"/>
          <w:szCs w:val="24"/>
        </w:rPr>
        <w:fldChar w:fldCharType="separate"/>
      </w:r>
      <w:r>
        <w:rPr>
          <w:rFonts w:ascii="Arial" w:hAnsi="Arial" w:eastAsia="宋体" w:cs="Arial"/>
          <w:sz w:val="24"/>
          <w:szCs w:val="24"/>
        </w:rPr>
        <w:t>12</w:t>
      </w:r>
      <w:r>
        <w:rPr>
          <w:rFonts w:ascii="Arial" w:hAnsi="Arial" w:eastAsia="宋体" w:cs="Arial"/>
          <w:sz w:val="24"/>
          <w:szCs w:val="24"/>
        </w:rPr>
        <w:fldChar w:fldCharType="end"/>
      </w:r>
      <w:r>
        <w:rPr>
          <w:rFonts w:ascii="Arial" w:hAnsi="Arial" w:eastAsia="宋体" w:cs="Arial"/>
          <w:sz w:val="24"/>
          <w:szCs w:val="24"/>
        </w:rPr>
        <w:fldChar w:fldCharType="end"/>
      </w:r>
    </w:p>
    <w:p w14:paraId="3F5F0CF9">
      <w:pPr>
        <w:pStyle w:val="9"/>
        <w:rPr>
          <w:rFonts w:ascii="Arial" w:hAnsi="Arial" w:eastAsia="宋体" w:cs="Arial"/>
          <w:sz w:val="24"/>
          <w:szCs w:val="24"/>
        </w:rPr>
      </w:pPr>
      <w:r>
        <w:fldChar w:fldCharType="begin"/>
      </w:r>
      <w:r>
        <w:instrText xml:space="preserve"> HYPERLINK \l "_Toc219973065" </w:instrText>
      </w:r>
      <w:r>
        <w:fldChar w:fldCharType="separate"/>
      </w:r>
      <w:r>
        <w:rPr>
          <w:rStyle w:val="15"/>
          <w:rFonts w:ascii="Arial" w:hAnsi="Arial" w:eastAsia="宋体" w:cs="Arial"/>
          <w:sz w:val="24"/>
          <w:szCs w:val="24"/>
        </w:rPr>
        <w:t>5 关键工艺参数控制情况</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_Toc219973065 \h </w:instrText>
      </w:r>
      <w:r>
        <w:rPr>
          <w:rFonts w:ascii="Arial" w:hAnsi="Arial" w:eastAsia="宋体" w:cs="Arial"/>
          <w:sz w:val="24"/>
          <w:szCs w:val="24"/>
        </w:rPr>
        <w:fldChar w:fldCharType="separate"/>
      </w:r>
      <w:r>
        <w:rPr>
          <w:rFonts w:ascii="Arial" w:hAnsi="Arial" w:eastAsia="宋体" w:cs="Arial"/>
          <w:sz w:val="24"/>
          <w:szCs w:val="24"/>
        </w:rPr>
        <w:t>12</w:t>
      </w:r>
      <w:r>
        <w:rPr>
          <w:rFonts w:ascii="Arial" w:hAnsi="Arial" w:eastAsia="宋体" w:cs="Arial"/>
          <w:sz w:val="24"/>
          <w:szCs w:val="24"/>
        </w:rPr>
        <w:fldChar w:fldCharType="end"/>
      </w:r>
      <w:r>
        <w:rPr>
          <w:rFonts w:ascii="Arial" w:hAnsi="Arial" w:eastAsia="宋体" w:cs="Arial"/>
          <w:sz w:val="24"/>
          <w:szCs w:val="24"/>
        </w:rPr>
        <w:fldChar w:fldCharType="end"/>
      </w:r>
    </w:p>
    <w:p w14:paraId="3C8194AF">
      <w:pPr>
        <w:pStyle w:val="9"/>
        <w:rPr>
          <w:rFonts w:ascii="Arial" w:hAnsi="Arial" w:eastAsia="宋体" w:cs="Arial"/>
          <w:sz w:val="24"/>
          <w:szCs w:val="24"/>
        </w:rPr>
      </w:pPr>
      <w:r>
        <w:fldChar w:fldCharType="begin"/>
      </w:r>
      <w:r>
        <w:instrText xml:space="preserve"> HYPERLINK \l "_Toc219973066" </w:instrText>
      </w:r>
      <w:r>
        <w:fldChar w:fldCharType="separate"/>
      </w:r>
      <w:r>
        <w:rPr>
          <w:rStyle w:val="15"/>
          <w:rFonts w:ascii="Arial" w:hAnsi="Arial" w:eastAsia="宋体" w:cs="Arial"/>
          <w:sz w:val="24"/>
          <w:szCs w:val="24"/>
        </w:rPr>
        <w:t>6 收率分析</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_Toc219973066 \h </w:instrText>
      </w:r>
      <w:r>
        <w:rPr>
          <w:rFonts w:ascii="Arial" w:hAnsi="Arial" w:eastAsia="宋体" w:cs="Arial"/>
          <w:sz w:val="24"/>
          <w:szCs w:val="24"/>
        </w:rPr>
        <w:fldChar w:fldCharType="separate"/>
      </w:r>
      <w:r>
        <w:rPr>
          <w:rFonts w:ascii="Arial" w:hAnsi="Arial" w:eastAsia="宋体" w:cs="Arial"/>
          <w:sz w:val="24"/>
          <w:szCs w:val="24"/>
        </w:rPr>
        <w:t>16</w:t>
      </w:r>
      <w:r>
        <w:rPr>
          <w:rFonts w:ascii="Arial" w:hAnsi="Arial" w:eastAsia="宋体" w:cs="Arial"/>
          <w:sz w:val="24"/>
          <w:szCs w:val="24"/>
        </w:rPr>
        <w:fldChar w:fldCharType="end"/>
      </w:r>
      <w:r>
        <w:rPr>
          <w:rFonts w:ascii="Arial" w:hAnsi="Arial" w:eastAsia="宋体" w:cs="Arial"/>
          <w:sz w:val="24"/>
          <w:szCs w:val="24"/>
        </w:rPr>
        <w:fldChar w:fldCharType="end"/>
      </w:r>
    </w:p>
    <w:p w14:paraId="5231CA73">
      <w:pPr>
        <w:pStyle w:val="9"/>
        <w:rPr>
          <w:rFonts w:ascii="Arial" w:hAnsi="Arial" w:eastAsia="宋体" w:cs="Arial"/>
          <w:sz w:val="24"/>
          <w:szCs w:val="24"/>
        </w:rPr>
      </w:pPr>
      <w:r>
        <w:fldChar w:fldCharType="begin"/>
      </w:r>
      <w:r>
        <w:instrText xml:space="preserve"> HYPERLINK \l "_Toc219973067" </w:instrText>
      </w:r>
      <w:r>
        <w:fldChar w:fldCharType="separate"/>
      </w:r>
      <w:r>
        <w:rPr>
          <w:rStyle w:val="15"/>
          <w:rFonts w:ascii="Arial" w:hAnsi="Arial" w:eastAsia="宋体" w:cs="Arial"/>
          <w:sz w:val="24"/>
          <w:szCs w:val="24"/>
        </w:rPr>
        <w:t>7 物料质量回顾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_Toc219973067 \h </w:instrText>
      </w:r>
      <w:r>
        <w:rPr>
          <w:rFonts w:ascii="Arial" w:hAnsi="Arial" w:eastAsia="宋体" w:cs="Arial"/>
          <w:sz w:val="24"/>
          <w:szCs w:val="24"/>
        </w:rPr>
        <w:fldChar w:fldCharType="separate"/>
      </w:r>
      <w:r>
        <w:rPr>
          <w:rFonts w:ascii="Arial" w:hAnsi="Arial" w:eastAsia="宋体" w:cs="Arial"/>
          <w:sz w:val="24"/>
          <w:szCs w:val="24"/>
        </w:rPr>
        <w:t>17</w:t>
      </w:r>
      <w:r>
        <w:rPr>
          <w:rFonts w:ascii="Arial" w:hAnsi="Arial" w:eastAsia="宋体" w:cs="Arial"/>
          <w:sz w:val="24"/>
          <w:szCs w:val="24"/>
        </w:rPr>
        <w:fldChar w:fldCharType="end"/>
      </w:r>
      <w:r>
        <w:rPr>
          <w:rFonts w:ascii="Arial" w:hAnsi="Arial" w:eastAsia="宋体" w:cs="Arial"/>
          <w:sz w:val="24"/>
          <w:szCs w:val="24"/>
        </w:rPr>
        <w:fldChar w:fldCharType="end"/>
      </w:r>
    </w:p>
    <w:p w14:paraId="5B30858D">
      <w:pPr>
        <w:pStyle w:val="9"/>
        <w:rPr>
          <w:rFonts w:ascii="Arial" w:hAnsi="Arial" w:eastAsia="宋体" w:cs="Arial"/>
          <w:sz w:val="24"/>
          <w:szCs w:val="24"/>
        </w:rPr>
      </w:pPr>
      <w:r>
        <w:fldChar w:fldCharType="begin"/>
      </w:r>
      <w:r>
        <w:instrText xml:space="preserve"> HYPERLINK \l "_Toc219973068" </w:instrText>
      </w:r>
      <w:r>
        <w:fldChar w:fldCharType="separate"/>
      </w:r>
      <w:r>
        <w:rPr>
          <w:rStyle w:val="15"/>
          <w:rFonts w:ascii="Arial" w:hAnsi="Arial" w:eastAsia="宋体" w:cs="Arial"/>
          <w:sz w:val="24"/>
          <w:szCs w:val="24"/>
        </w:rPr>
        <w:t>8 返工情况</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_Toc219973068 \h </w:instrText>
      </w:r>
      <w:r>
        <w:rPr>
          <w:rFonts w:ascii="Arial" w:hAnsi="Arial" w:eastAsia="宋体" w:cs="Arial"/>
          <w:sz w:val="24"/>
          <w:szCs w:val="24"/>
        </w:rPr>
        <w:fldChar w:fldCharType="separate"/>
      </w:r>
      <w:r>
        <w:rPr>
          <w:rFonts w:ascii="Arial" w:hAnsi="Arial" w:eastAsia="宋体" w:cs="Arial"/>
          <w:sz w:val="24"/>
          <w:szCs w:val="24"/>
        </w:rPr>
        <w:t>18</w:t>
      </w:r>
      <w:r>
        <w:rPr>
          <w:rFonts w:ascii="Arial" w:hAnsi="Arial" w:eastAsia="宋体" w:cs="Arial"/>
          <w:sz w:val="24"/>
          <w:szCs w:val="24"/>
        </w:rPr>
        <w:fldChar w:fldCharType="end"/>
      </w:r>
      <w:r>
        <w:rPr>
          <w:rFonts w:ascii="Arial" w:hAnsi="Arial" w:eastAsia="宋体" w:cs="Arial"/>
          <w:sz w:val="24"/>
          <w:szCs w:val="24"/>
        </w:rPr>
        <w:fldChar w:fldCharType="end"/>
      </w:r>
    </w:p>
    <w:p w14:paraId="6F806203">
      <w:pPr>
        <w:pStyle w:val="9"/>
        <w:rPr>
          <w:rFonts w:ascii="Arial" w:hAnsi="Arial" w:eastAsia="宋体" w:cs="Arial"/>
          <w:sz w:val="24"/>
          <w:szCs w:val="24"/>
        </w:rPr>
      </w:pPr>
      <w:r>
        <w:fldChar w:fldCharType="begin"/>
      </w:r>
      <w:r>
        <w:instrText xml:space="preserve"> HYPERLINK \l "_Toc219973069" </w:instrText>
      </w:r>
      <w:r>
        <w:fldChar w:fldCharType="separate"/>
      </w:r>
      <w:r>
        <w:rPr>
          <w:rStyle w:val="15"/>
          <w:rFonts w:ascii="Arial" w:hAnsi="Arial" w:eastAsia="宋体" w:cs="Arial"/>
          <w:sz w:val="24"/>
          <w:szCs w:val="24"/>
        </w:rPr>
        <w:t>9 偏差回顾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_Toc219973069 \h </w:instrText>
      </w:r>
      <w:r>
        <w:rPr>
          <w:rFonts w:ascii="Arial" w:hAnsi="Arial" w:eastAsia="宋体" w:cs="Arial"/>
          <w:sz w:val="24"/>
          <w:szCs w:val="24"/>
        </w:rPr>
        <w:fldChar w:fldCharType="separate"/>
      </w:r>
      <w:r>
        <w:rPr>
          <w:rFonts w:ascii="Arial" w:hAnsi="Arial" w:eastAsia="宋体" w:cs="Arial"/>
          <w:sz w:val="24"/>
          <w:szCs w:val="24"/>
        </w:rPr>
        <w:t>18</w:t>
      </w:r>
      <w:r>
        <w:rPr>
          <w:rFonts w:ascii="Arial" w:hAnsi="Arial" w:eastAsia="宋体" w:cs="Arial"/>
          <w:sz w:val="24"/>
          <w:szCs w:val="24"/>
        </w:rPr>
        <w:fldChar w:fldCharType="end"/>
      </w:r>
      <w:r>
        <w:rPr>
          <w:rFonts w:ascii="Arial" w:hAnsi="Arial" w:eastAsia="宋体" w:cs="Arial"/>
          <w:sz w:val="24"/>
          <w:szCs w:val="24"/>
        </w:rPr>
        <w:fldChar w:fldCharType="end"/>
      </w:r>
    </w:p>
    <w:p w14:paraId="2B3D0D98">
      <w:pPr>
        <w:pStyle w:val="9"/>
        <w:rPr>
          <w:rFonts w:ascii="Arial" w:hAnsi="Arial" w:eastAsia="宋体" w:cs="Arial"/>
          <w:sz w:val="24"/>
          <w:szCs w:val="24"/>
        </w:rPr>
      </w:pPr>
      <w:r>
        <w:fldChar w:fldCharType="begin"/>
      </w:r>
      <w:r>
        <w:instrText xml:space="preserve"> HYPERLINK \l "_Toc219973070" </w:instrText>
      </w:r>
      <w:r>
        <w:fldChar w:fldCharType="separate"/>
      </w:r>
      <w:r>
        <w:rPr>
          <w:rStyle w:val="15"/>
          <w:rFonts w:ascii="Arial" w:hAnsi="Arial" w:eastAsia="宋体" w:cs="Arial"/>
          <w:sz w:val="24"/>
          <w:szCs w:val="24"/>
        </w:rPr>
        <w:t>10 OOS/OOT回顾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_Toc219973070 \h </w:instrText>
      </w:r>
      <w:r>
        <w:rPr>
          <w:rFonts w:ascii="Arial" w:hAnsi="Arial" w:eastAsia="宋体" w:cs="Arial"/>
          <w:sz w:val="24"/>
          <w:szCs w:val="24"/>
        </w:rPr>
        <w:fldChar w:fldCharType="separate"/>
      </w:r>
      <w:r>
        <w:rPr>
          <w:rFonts w:ascii="Arial" w:hAnsi="Arial" w:eastAsia="宋体" w:cs="Arial"/>
          <w:sz w:val="24"/>
          <w:szCs w:val="24"/>
        </w:rPr>
        <w:t>19</w:t>
      </w:r>
      <w:r>
        <w:rPr>
          <w:rFonts w:ascii="Arial" w:hAnsi="Arial" w:eastAsia="宋体" w:cs="Arial"/>
          <w:sz w:val="24"/>
          <w:szCs w:val="24"/>
        </w:rPr>
        <w:fldChar w:fldCharType="end"/>
      </w:r>
      <w:r>
        <w:rPr>
          <w:rFonts w:ascii="Arial" w:hAnsi="Arial" w:eastAsia="宋体" w:cs="Arial"/>
          <w:sz w:val="24"/>
          <w:szCs w:val="24"/>
        </w:rPr>
        <w:fldChar w:fldCharType="end"/>
      </w:r>
    </w:p>
    <w:p w14:paraId="603F4779">
      <w:pPr>
        <w:pStyle w:val="9"/>
        <w:rPr>
          <w:rFonts w:ascii="Arial" w:hAnsi="Arial" w:eastAsia="宋体" w:cs="Arial"/>
          <w:sz w:val="24"/>
          <w:szCs w:val="24"/>
        </w:rPr>
      </w:pPr>
      <w:r>
        <w:fldChar w:fldCharType="begin"/>
      </w:r>
      <w:r>
        <w:instrText xml:space="preserve"> HYPERLINK \l "_Toc219973071" </w:instrText>
      </w:r>
      <w:r>
        <w:fldChar w:fldCharType="separate"/>
      </w:r>
      <w:r>
        <w:rPr>
          <w:rStyle w:val="15"/>
          <w:rFonts w:ascii="Arial" w:hAnsi="Arial" w:eastAsia="宋体" w:cs="Arial"/>
          <w:sz w:val="24"/>
          <w:szCs w:val="24"/>
        </w:rPr>
        <w:t>11 CAPA回顾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_Toc219973071 \h </w:instrText>
      </w:r>
      <w:r>
        <w:rPr>
          <w:rFonts w:ascii="Arial" w:hAnsi="Arial" w:eastAsia="宋体" w:cs="Arial"/>
          <w:sz w:val="24"/>
          <w:szCs w:val="24"/>
        </w:rPr>
        <w:fldChar w:fldCharType="separate"/>
      </w:r>
      <w:r>
        <w:rPr>
          <w:rFonts w:ascii="Arial" w:hAnsi="Arial" w:eastAsia="宋体" w:cs="Arial"/>
          <w:sz w:val="24"/>
          <w:szCs w:val="24"/>
        </w:rPr>
        <w:t>20</w:t>
      </w:r>
      <w:r>
        <w:rPr>
          <w:rFonts w:ascii="Arial" w:hAnsi="Arial" w:eastAsia="宋体" w:cs="Arial"/>
          <w:sz w:val="24"/>
          <w:szCs w:val="24"/>
        </w:rPr>
        <w:fldChar w:fldCharType="end"/>
      </w:r>
      <w:r>
        <w:rPr>
          <w:rFonts w:ascii="Arial" w:hAnsi="Arial" w:eastAsia="宋体" w:cs="Arial"/>
          <w:sz w:val="24"/>
          <w:szCs w:val="24"/>
        </w:rPr>
        <w:fldChar w:fldCharType="end"/>
      </w:r>
    </w:p>
    <w:p w14:paraId="76A5E331">
      <w:pPr>
        <w:pStyle w:val="9"/>
        <w:rPr>
          <w:rFonts w:ascii="Arial" w:hAnsi="Arial" w:eastAsia="宋体" w:cs="Arial"/>
          <w:sz w:val="24"/>
          <w:szCs w:val="24"/>
        </w:rPr>
      </w:pPr>
      <w:r>
        <w:fldChar w:fldCharType="begin"/>
      </w:r>
      <w:r>
        <w:instrText xml:space="preserve"> HYPERLINK \l "_Toc219973072" </w:instrText>
      </w:r>
      <w:r>
        <w:fldChar w:fldCharType="separate"/>
      </w:r>
      <w:r>
        <w:rPr>
          <w:rStyle w:val="15"/>
          <w:rFonts w:ascii="Arial" w:hAnsi="Arial" w:eastAsia="宋体" w:cs="Arial"/>
          <w:sz w:val="24"/>
          <w:szCs w:val="24"/>
        </w:rPr>
        <w:t>12 产品留样及稳定性考察情况</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_Toc219973072 \h </w:instrText>
      </w:r>
      <w:r>
        <w:rPr>
          <w:rFonts w:ascii="Arial" w:hAnsi="Arial" w:eastAsia="宋体" w:cs="Arial"/>
          <w:sz w:val="24"/>
          <w:szCs w:val="24"/>
        </w:rPr>
        <w:fldChar w:fldCharType="separate"/>
      </w:r>
      <w:r>
        <w:rPr>
          <w:rFonts w:ascii="Arial" w:hAnsi="Arial" w:eastAsia="宋体" w:cs="Arial"/>
          <w:sz w:val="24"/>
          <w:szCs w:val="24"/>
        </w:rPr>
        <w:t>22</w:t>
      </w:r>
      <w:r>
        <w:rPr>
          <w:rFonts w:ascii="Arial" w:hAnsi="Arial" w:eastAsia="宋体" w:cs="Arial"/>
          <w:sz w:val="24"/>
          <w:szCs w:val="24"/>
        </w:rPr>
        <w:fldChar w:fldCharType="end"/>
      </w:r>
      <w:r>
        <w:rPr>
          <w:rFonts w:ascii="Arial" w:hAnsi="Arial" w:eastAsia="宋体" w:cs="Arial"/>
          <w:sz w:val="24"/>
          <w:szCs w:val="24"/>
        </w:rPr>
        <w:fldChar w:fldCharType="end"/>
      </w:r>
    </w:p>
    <w:p w14:paraId="5509C0C4">
      <w:pPr>
        <w:pStyle w:val="9"/>
        <w:rPr>
          <w:rFonts w:ascii="Arial" w:hAnsi="Arial" w:eastAsia="宋体" w:cs="Arial"/>
          <w:sz w:val="24"/>
          <w:szCs w:val="24"/>
        </w:rPr>
      </w:pPr>
      <w:r>
        <w:fldChar w:fldCharType="begin"/>
      </w:r>
      <w:r>
        <w:instrText xml:space="preserve"> HYPERLINK \l "_Toc219973073" </w:instrText>
      </w:r>
      <w:r>
        <w:fldChar w:fldCharType="separate"/>
      </w:r>
      <w:r>
        <w:rPr>
          <w:rStyle w:val="15"/>
          <w:rFonts w:ascii="Arial" w:hAnsi="Arial" w:eastAsia="宋体" w:cs="Arial"/>
          <w:sz w:val="24"/>
          <w:szCs w:val="24"/>
        </w:rPr>
        <w:t>13 变更回顾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_Toc219973073 \h </w:instrText>
      </w:r>
      <w:r>
        <w:rPr>
          <w:rFonts w:ascii="Arial" w:hAnsi="Arial" w:eastAsia="宋体" w:cs="Arial"/>
          <w:sz w:val="24"/>
          <w:szCs w:val="24"/>
        </w:rPr>
        <w:fldChar w:fldCharType="separate"/>
      </w:r>
      <w:r>
        <w:rPr>
          <w:rFonts w:ascii="Arial" w:hAnsi="Arial" w:eastAsia="宋体" w:cs="Arial"/>
          <w:sz w:val="24"/>
          <w:szCs w:val="24"/>
        </w:rPr>
        <w:t>23</w:t>
      </w:r>
      <w:r>
        <w:rPr>
          <w:rFonts w:ascii="Arial" w:hAnsi="Arial" w:eastAsia="宋体" w:cs="Arial"/>
          <w:sz w:val="24"/>
          <w:szCs w:val="24"/>
        </w:rPr>
        <w:fldChar w:fldCharType="end"/>
      </w:r>
      <w:r>
        <w:rPr>
          <w:rFonts w:ascii="Arial" w:hAnsi="Arial" w:eastAsia="宋体" w:cs="Arial"/>
          <w:sz w:val="24"/>
          <w:szCs w:val="24"/>
        </w:rPr>
        <w:fldChar w:fldCharType="end"/>
      </w:r>
    </w:p>
    <w:p w14:paraId="723503AE">
      <w:pPr>
        <w:pStyle w:val="9"/>
        <w:rPr>
          <w:rFonts w:ascii="Arial" w:hAnsi="Arial" w:eastAsia="宋体" w:cs="Arial"/>
          <w:sz w:val="24"/>
          <w:szCs w:val="24"/>
        </w:rPr>
      </w:pPr>
      <w:r>
        <w:fldChar w:fldCharType="begin"/>
      </w:r>
      <w:r>
        <w:instrText xml:space="preserve"> HYPERLINK \l "_Toc219973074" </w:instrText>
      </w:r>
      <w:r>
        <w:fldChar w:fldCharType="separate"/>
      </w:r>
      <w:r>
        <w:rPr>
          <w:rStyle w:val="15"/>
          <w:rFonts w:ascii="Arial" w:hAnsi="Arial" w:eastAsia="宋体" w:cs="Arial"/>
          <w:sz w:val="24"/>
          <w:szCs w:val="24"/>
        </w:rPr>
        <w:t>14 验证回顾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_Toc219973074 \h </w:instrText>
      </w:r>
      <w:r>
        <w:rPr>
          <w:rFonts w:ascii="Arial" w:hAnsi="Arial" w:eastAsia="宋体" w:cs="Arial"/>
          <w:sz w:val="24"/>
          <w:szCs w:val="24"/>
        </w:rPr>
        <w:fldChar w:fldCharType="separate"/>
      </w:r>
      <w:r>
        <w:rPr>
          <w:rFonts w:ascii="Arial" w:hAnsi="Arial" w:eastAsia="宋体" w:cs="Arial"/>
          <w:sz w:val="24"/>
          <w:szCs w:val="24"/>
        </w:rPr>
        <w:t>25</w:t>
      </w:r>
      <w:r>
        <w:rPr>
          <w:rFonts w:ascii="Arial" w:hAnsi="Arial" w:eastAsia="宋体" w:cs="Arial"/>
          <w:sz w:val="24"/>
          <w:szCs w:val="24"/>
        </w:rPr>
        <w:fldChar w:fldCharType="end"/>
      </w:r>
      <w:r>
        <w:rPr>
          <w:rFonts w:ascii="Arial" w:hAnsi="Arial" w:eastAsia="宋体" w:cs="Arial"/>
          <w:sz w:val="24"/>
          <w:szCs w:val="24"/>
        </w:rPr>
        <w:fldChar w:fldCharType="end"/>
      </w:r>
    </w:p>
    <w:p w14:paraId="76DB1A4D">
      <w:pPr>
        <w:pStyle w:val="9"/>
        <w:rPr>
          <w:rFonts w:ascii="Arial" w:hAnsi="Arial" w:eastAsia="宋体" w:cs="Arial"/>
          <w:sz w:val="24"/>
          <w:szCs w:val="24"/>
        </w:rPr>
      </w:pPr>
      <w:r>
        <w:fldChar w:fldCharType="begin"/>
      </w:r>
      <w:r>
        <w:instrText xml:space="preserve"> HYPERLINK \l "_Toc219973075" </w:instrText>
      </w:r>
      <w:r>
        <w:fldChar w:fldCharType="separate"/>
      </w:r>
      <w:r>
        <w:rPr>
          <w:rStyle w:val="15"/>
          <w:rFonts w:ascii="Arial" w:hAnsi="Arial" w:eastAsia="宋体" w:cs="Arial"/>
          <w:sz w:val="24"/>
          <w:szCs w:val="24"/>
        </w:rPr>
        <w:t>15 公用系统及设备设施情况回顾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_Toc219973075 \h </w:instrText>
      </w:r>
      <w:r>
        <w:rPr>
          <w:rFonts w:ascii="Arial" w:hAnsi="Arial" w:eastAsia="宋体" w:cs="Arial"/>
          <w:sz w:val="24"/>
          <w:szCs w:val="24"/>
        </w:rPr>
        <w:fldChar w:fldCharType="separate"/>
      </w:r>
      <w:r>
        <w:rPr>
          <w:rFonts w:ascii="Arial" w:hAnsi="Arial" w:eastAsia="宋体" w:cs="Arial"/>
          <w:sz w:val="24"/>
          <w:szCs w:val="24"/>
        </w:rPr>
        <w:t>25</w:t>
      </w:r>
      <w:r>
        <w:rPr>
          <w:rFonts w:ascii="Arial" w:hAnsi="Arial" w:eastAsia="宋体" w:cs="Arial"/>
          <w:sz w:val="24"/>
          <w:szCs w:val="24"/>
        </w:rPr>
        <w:fldChar w:fldCharType="end"/>
      </w:r>
      <w:r>
        <w:rPr>
          <w:rFonts w:ascii="Arial" w:hAnsi="Arial" w:eastAsia="宋体" w:cs="Arial"/>
          <w:sz w:val="24"/>
          <w:szCs w:val="24"/>
        </w:rPr>
        <w:fldChar w:fldCharType="end"/>
      </w:r>
    </w:p>
    <w:p w14:paraId="4E8CF1FC">
      <w:pPr>
        <w:pStyle w:val="9"/>
        <w:rPr>
          <w:rFonts w:ascii="Arial" w:hAnsi="Arial" w:eastAsia="宋体" w:cs="Arial"/>
          <w:sz w:val="24"/>
          <w:szCs w:val="24"/>
        </w:rPr>
      </w:pPr>
      <w:r>
        <w:fldChar w:fldCharType="begin"/>
      </w:r>
      <w:r>
        <w:instrText xml:space="preserve"> HYPERLINK \l "_Toc219973076" </w:instrText>
      </w:r>
      <w:r>
        <w:fldChar w:fldCharType="separate"/>
      </w:r>
      <w:r>
        <w:rPr>
          <w:rStyle w:val="15"/>
          <w:rFonts w:ascii="Arial" w:hAnsi="Arial" w:eastAsia="宋体" w:cs="Arial"/>
          <w:sz w:val="24"/>
          <w:szCs w:val="24"/>
        </w:rPr>
        <w:t>16 委托生产、委托检验情况回顾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_Toc219973076 \h </w:instrText>
      </w:r>
      <w:r>
        <w:rPr>
          <w:rFonts w:ascii="Arial" w:hAnsi="Arial" w:eastAsia="宋体" w:cs="Arial"/>
          <w:sz w:val="24"/>
          <w:szCs w:val="24"/>
        </w:rPr>
        <w:fldChar w:fldCharType="separate"/>
      </w:r>
      <w:r>
        <w:rPr>
          <w:rFonts w:ascii="Arial" w:hAnsi="Arial" w:eastAsia="宋体" w:cs="Arial"/>
          <w:sz w:val="24"/>
          <w:szCs w:val="24"/>
        </w:rPr>
        <w:t>26</w:t>
      </w:r>
      <w:r>
        <w:rPr>
          <w:rFonts w:ascii="Arial" w:hAnsi="Arial" w:eastAsia="宋体" w:cs="Arial"/>
          <w:sz w:val="24"/>
          <w:szCs w:val="24"/>
        </w:rPr>
        <w:fldChar w:fldCharType="end"/>
      </w:r>
      <w:r>
        <w:rPr>
          <w:rFonts w:ascii="Arial" w:hAnsi="Arial" w:eastAsia="宋体" w:cs="Arial"/>
          <w:sz w:val="24"/>
          <w:szCs w:val="24"/>
        </w:rPr>
        <w:fldChar w:fldCharType="end"/>
      </w:r>
    </w:p>
    <w:p w14:paraId="102C2DB0">
      <w:pPr>
        <w:pStyle w:val="9"/>
        <w:rPr>
          <w:rFonts w:ascii="Arial" w:hAnsi="Arial" w:eastAsia="宋体" w:cs="Arial"/>
          <w:sz w:val="24"/>
          <w:szCs w:val="24"/>
        </w:rPr>
      </w:pPr>
      <w:r>
        <w:fldChar w:fldCharType="begin"/>
      </w:r>
      <w:r>
        <w:instrText xml:space="preserve"> HYPERLINK \l "_Toc219973077" </w:instrText>
      </w:r>
      <w:r>
        <w:fldChar w:fldCharType="separate"/>
      </w:r>
      <w:r>
        <w:rPr>
          <w:rStyle w:val="15"/>
          <w:rFonts w:ascii="Arial" w:hAnsi="Arial" w:eastAsia="宋体" w:cs="Arial"/>
          <w:sz w:val="24"/>
          <w:szCs w:val="24"/>
        </w:rPr>
        <w:t>17 产品投诉、退货与召回</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_Toc219973077 \h </w:instrText>
      </w:r>
      <w:r>
        <w:rPr>
          <w:rFonts w:ascii="Arial" w:hAnsi="Arial" w:eastAsia="宋体" w:cs="Arial"/>
          <w:sz w:val="24"/>
          <w:szCs w:val="24"/>
        </w:rPr>
        <w:fldChar w:fldCharType="separate"/>
      </w:r>
      <w:r>
        <w:rPr>
          <w:rFonts w:ascii="Arial" w:hAnsi="Arial" w:eastAsia="宋体" w:cs="Arial"/>
          <w:sz w:val="24"/>
          <w:szCs w:val="24"/>
        </w:rPr>
        <w:t>26</w:t>
      </w:r>
      <w:r>
        <w:rPr>
          <w:rFonts w:ascii="Arial" w:hAnsi="Arial" w:eastAsia="宋体" w:cs="Arial"/>
          <w:sz w:val="24"/>
          <w:szCs w:val="24"/>
        </w:rPr>
        <w:fldChar w:fldCharType="end"/>
      </w:r>
      <w:r>
        <w:rPr>
          <w:rFonts w:ascii="Arial" w:hAnsi="Arial" w:eastAsia="宋体" w:cs="Arial"/>
          <w:sz w:val="24"/>
          <w:szCs w:val="24"/>
        </w:rPr>
        <w:fldChar w:fldCharType="end"/>
      </w:r>
    </w:p>
    <w:p w14:paraId="09E163F3">
      <w:pPr>
        <w:pStyle w:val="9"/>
        <w:rPr>
          <w:rFonts w:ascii="Arial" w:hAnsi="Arial" w:eastAsia="宋体" w:cs="Arial"/>
          <w:sz w:val="24"/>
          <w:szCs w:val="24"/>
        </w:rPr>
      </w:pPr>
      <w:r>
        <w:fldChar w:fldCharType="begin"/>
      </w:r>
      <w:r>
        <w:instrText xml:space="preserve"> HYPERLINK \l "_Toc219973078" </w:instrText>
      </w:r>
      <w:r>
        <w:fldChar w:fldCharType="separate"/>
      </w:r>
      <w:r>
        <w:rPr>
          <w:rStyle w:val="15"/>
          <w:rFonts w:ascii="Arial" w:hAnsi="Arial" w:eastAsia="宋体" w:cs="Arial"/>
          <w:sz w:val="24"/>
          <w:szCs w:val="24"/>
        </w:rPr>
        <w:t>18 审计</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_Toc219973078 \h </w:instrText>
      </w:r>
      <w:r>
        <w:rPr>
          <w:rFonts w:ascii="Arial" w:hAnsi="Arial" w:eastAsia="宋体" w:cs="Arial"/>
          <w:sz w:val="24"/>
          <w:szCs w:val="24"/>
        </w:rPr>
        <w:fldChar w:fldCharType="separate"/>
      </w:r>
      <w:r>
        <w:rPr>
          <w:rFonts w:ascii="Arial" w:hAnsi="Arial" w:eastAsia="宋体" w:cs="Arial"/>
          <w:sz w:val="24"/>
          <w:szCs w:val="24"/>
        </w:rPr>
        <w:t>28</w:t>
      </w:r>
      <w:r>
        <w:rPr>
          <w:rFonts w:ascii="Arial" w:hAnsi="Arial" w:eastAsia="宋体" w:cs="Arial"/>
          <w:sz w:val="24"/>
          <w:szCs w:val="24"/>
        </w:rPr>
        <w:fldChar w:fldCharType="end"/>
      </w:r>
      <w:r>
        <w:rPr>
          <w:rFonts w:ascii="Arial" w:hAnsi="Arial" w:eastAsia="宋体" w:cs="Arial"/>
          <w:sz w:val="24"/>
          <w:szCs w:val="24"/>
        </w:rPr>
        <w:fldChar w:fldCharType="end"/>
      </w:r>
    </w:p>
    <w:p w14:paraId="26C41ECC">
      <w:pPr>
        <w:pStyle w:val="9"/>
        <w:rPr>
          <w:rFonts w:ascii="Arial" w:hAnsi="Arial" w:eastAsia="宋体" w:cs="Arial"/>
          <w:sz w:val="24"/>
          <w:szCs w:val="24"/>
        </w:rPr>
      </w:pPr>
      <w:r>
        <w:fldChar w:fldCharType="begin"/>
      </w:r>
      <w:r>
        <w:instrText xml:space="preserve"> HYPERLINK \l "_Toc219973079" </w:instrText>
      </w:r>
      <w:r>
        <w:fldChar w:fldCharType="separate"/>
      </w:r>
      <w:r>
        <w:rPr>
          <w:rStyle w:val="15"/>
          <w:rFonts w:ascii="Arial" w:hAnsi="Arial" w:eastAsia="宋体" w:cs="Arial"/>
          <w:sz w:val="24"/>
          <w:szCs w:val="24"/>
        </w:rPr>
        <w:t>19 新获批准的药品上市后应当完成的工作情况回顾</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_Toc219973079 \h </w:instrText>
      </w:r>
      <w:r>
        <w:rPr>
          <w:rFonts w:ascii="Arial" w:hAnsi="Arial" w:eastAsia="宋体" w:cs="Arial"/>
          <w:sz w:val="24"/>
          <w:szCs w:val="24"/>
        </w:rPr>
        <w:fldChar w:fldCharType="separate"/>
      </w:r>
      <w:r>
        <w:rPr>
          <w:rFonts w:ascii="Arial" w:hAnsi="Arial" w:eastAsia="宋体" w:cs="Arial"/>
          <w:sz w:val="24"/>
          <w:szCs w:val="24"/>
        </w:rPr>
        <w:t>29</w:t>
      </w:r>
      <w:r>
        <w:rPr>
          <w:rFonts w:ascii="Arial" w:hAnsi="Arial" w:eastAsia="宋体" w:cs="Arial"/>
          <w:sz w:val="24"/>
          <w:szCs w:val="24"/>
        </w:rPr>
        <w:fldChar w:fldCharType="end"/>
      </w:r>
      <w:r>
        <w:rPr>
          <w:rFonts w:ascii="Arial" w:hAnsi="Arial" w:eastAsia="宋体" w:cs="Arial"/>
          <w:sz w:val="24"/>
          <w:szCs w:val="24"/>
        </w:rPr>
        <w:fldChar w:fldCharType="end"/>
      </w:r>
    </w:p>
    <w:p w14:paraId="4CDE3074">
      <w:pPr>
        <w:pStyle w:val="9"/>
        <w:rPr>
          <w:rFonts w:ascii="Arial" w:hAnsi="Arial" w:eastAsia="宋体" w:cs="Arial"/>
          <w:sz w:val="24"/>
          <w:szCs w:val="24"/>
        </w:rPr>
      </w:pPr>
      <w:r>
        <w:fldChar w:fldCharType="begin"/>
      </w:r>
      <w:r>
        <w:instrText xml:space="preserve"> HYPERLINK \l "_Toc219973080" </w:instrText>
      </w:r>
      <w:r>
        <w:fldChar w:fldCharType="separate"/>
      </w:r>
      <w:r>
        <w:rPr>
          <w:rStyle w:val="15"/>
          <w:rFonts w:ascii="Arial" w:hAnsi="Arial" w:eastAsia="宋体" w:cs="Arial"/>
          <w:sz w:val="24"/>
          <w:szCs w:val="24"/>
        </w:rPr>
        <w:t>20 总结评价</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_Toc219973080 \h </w:instrText>
      </w:r>
      <w:r>
        <w:rPr>
          <w:rFonts w:ascii="Arial" w:hAnsi="Arial" w:eastAsia="宋体" w:cs="Arial"/>
          <w:sz w:val="24"/>
          <w:szCs w:val="24"/>
        </w:rPr>
        <w:fldChar w:fldCharType="separate"/>
      </w:r>
      <w:r>
        <w:rPr>
          <w:rFonts w:ascii="Arial" w:hAnsi="Arial" w:eastAsia="宋体" w:cs="Arial"/>
          <w:sz w:val="24"/>
          <w:szCs w:val="24"/>
        </w:rPr>
        <w:t>30</w:t>
      </w:r>
      <w:r>
        <w:rPr>
          <w:rFonts w:ascii="Arial" w:hAnsi="Arial" w:eastAsia="宋体" w:cs="Arial"/>
          <w:sz w:val="24"/>
          <w:szCs w:val="24"/>
        </w:rPr>
        <w:fldChar w:fldCharType="end"/>
      </w:r>
      <w:r>
        <w:rPr>
          <w:rFonts w:ascii="Arial" w:hAnsi="Arial" w:eastAsia="宋体" w:cs="Arial"/>
          <w:sz w:val="24"/>
          <w:szCs w:val="24"/>
        </w:rPr>
        <w:fldChar w:fldCharType="end"/>
      </w:r>
    </w:p>
    <w:p w14:paraId="02F5C2C3">
      <w:pPr>
        <w:pStyle w:val="9"/>
        <w:rPr>
          <w:rFonts w:ascii="Arial" w:hAnsi="Arial" w:eastAsia="宋体" w:cs="Arial"/>
          <w:sz w:val="24"/>
          <w:szCs w:val="24"/>
        </w:rPr>
      </w:pPr>
      <w:r>
        <w:fldChar w:fldCharType="begin"/>
      </w:r>
      <w:r>
        <w:instrText xml:space="preserve"> HYPERLINK \l "_Toc219973081" </w:instrText>
      </w:r>
      <w:r>
        <w:fldChar w:fldCharType="separate"/>
      </w:r>
      <w:r>
        <w:rPr>
          <w:rStyle w:val="15"/>
          <w:rFonts w:ascii="Arial" w:hAnsi="Arial" w:eastAsia="宋体" w:cs="Arial"/>
          <w:sz w:val="24"/>
          <w:szCs w:val="24"/>
        </w:rPr>
        <w:t>21 附件 数据表</w:t>
      </w:r>
      <w:r>
        <w:rPr>
          <w:rFonts w:ascii="Arial" w:hAnsi="Arial" w:eastAsia="宋体" w:cs="Arial"/>
          <w:sz w:val="24"/>
          <w:szCs w:val="24"/>
        </w:rPr>
        <w:tab/>
      </w:r>
      <w:r>
        <w:rPr>
          <w:rFonts w:ascii="Arial" w:hAnsi="Arial" w:eastAsia="宋体" w:cs="Arial"/>
          <w:sz w:val="24"/>
          <w:szCs w:val="24"/>
        </w:rPr>
        <w:fldChar w:fldCharType="begin"/>
      </w:r>
      <w:r>
        <w:rPr>
          <w:rFonts w:ascii="Arial" w:hAnsi="Arial" w:eastAsia="宋体" w:cs="Arial"/>
          <w:sz w:val="24"/>
          <w:szCs w:val="24"/>
        </w:rPr>
        <w:instrText xml:space="preserve"> PAGEREF _Toc219973081 \h </w:instrText>
      </w:r>
      <w:r>
        <w:rPr>
          <w:rFonts w:ascii="Arial" w:hAnsi="Arial" w:eastAsia="宋体" w:cs="Arial"/>
          <w:sz w:val="24"/>
          <w:szCs w:val="24"/>
        </w:rPr>
        <w:fldChar w:fldCharType="separate"/>
      </w:r>
      <w:r>
        <w:rPr>
          <w:rFonts w:ascii="Arial" w:hAnsi="Arial" w:eastAsia="宋体" w:cs="Arial"/>
          <w:sz w:val="24"/>
          <w:szCs w:val="24"/>
        </w:rPr>
        <w:t>31</w:t>
      </w:r>
      <w:r>
        <w:rPr>
          <w:rFonts w:ascii="Arial" w:hAnsi="Arial" w:eastAsia="宋体" w:cs="Arial"/>
          <w:sz w:val="24"/>
          <w:szCs w:val="24"/>
        </w:rPr>
        <w:fldChar w:fldCharType="end"/>
      </w:r>
      <w:r>
        <w:rPr>
          <w:rFonts w:ascii="Arial" w:hAnsi="Arial" w:eastAsia="宋体" w:cs="Arial"/>
          <w:sz w:val="24"/>
          <w:szCs w:val="24"/>
        </w:rPr>
        <w:fldChar w:fldCharType="end"/>
      </w:r>
    </w:p>
    <w:p w14:paraId="5191DF49">
      <w:pPr>
        <w:spacing w:before="720" w:beforeLines="300" w:line="460" w:lineRule="exact"/>
        <w:rPr>
          <w:rFonts w:ascii="黑体" w:hAnsi="黑体" w:eastAsia="黑体" w:cs="Arial"/>
          <w:sz w:val="28"/>
          <w:szCs w:val="28"/>
        </w:rPr>
      </w:pPr>
      <w:r>
        <w:rPr>
          <w:rFonts w:ascii="Arial" w:hAnsi="Arial" w:eastAsia="黑体" w:cs="Arial"/>
          <w:sz w:val="24"/>
          <w:szCs w:val="24"/>
        </w:rPr>
        <w:fldChar w:fldCharType="end"/>
      </w:r>
      <w:r>
        <w:rPr>
          <w:rFonts w:ascii="黑体" w:hAnsi="黑体" w:eastAsia="黑体" w:cs="Arial"/>
          <w:sz w:val="28"/>
          <w:szCs w:val="28"/>
        </w:rPr>
        <w:br w:type="page"/>
      </w:r>
    </w:p>
    <w:p w14:paraId="2A7396C4">
      <w:pPr>
        <w:pStyle w:val="2"/>
        <w:pageBreakBefore/>
        <w:spacing w:before="120" w:after="120"/>
        <w:sectPr>
          <w:headerReference r:id="rId6" w:type="first"/>
          <w:headerReference r:id="rId5" w:type="default"/>
          <w:footerReference r:id="rId7" w:type="default"/>
          <w:pgSz w:w="11906" w:h="16838"/>
          <w:pgMar w:top="1701" w:right="1134" w:bottom="851" w:left="1134" w:header="1871" w:footer="737" w:gutter="0"/>
          <w:pgNumType w:start="1"/>
          <w:cols w:space="425" w:num="1"/>
          <w:docGrid w:linePitch="312" w:charSpace="0"/>
        </w:sectPr>
      </w:pPr>
    </w:p>
    <w:p w14:paraId="51E943DD">
      <w:pPr>
        <w:pStyle w:val="2"/>
        <w:pageBreakBefore/>
        <w:spacing w:before="0" w:beforeLines="0" w:after="0" w:afterLines="0" w:line="240" w:lineRule="auto"/>
        <w:rPr>
          <w:rFonts w:ascii="Arial" w:hAnsi="Arial" w:cs="Arial"/>
          <w:b w:val="0"/>
        </w:rPr>
      </w:pPr>
      <w:bookmarkStart w:id="0" w:name="_Toc219973061"/>
      <w:r>
        <w:rPr>
          <w:rFonts w:ascii="Arial" w:hAnsi="Arial" w:cs="Arial"/>
          <w:b w:val="0"/>
        </w:rPr>
        <w:t>1 概述</w:t>
      </w:r>
      <w:bookmarkEnd w:id="0"/>
    </w:p>
    <w:p w14:paraId="629E09EC">
      <w:pPr>
        <w:spacing w:line="400" w:lineRule="exact"/>
        <w:ind w:left="420" w:leftChars="200"/>
        <w:jc w:val="left"/>
        <w:rPr>
          <w:rFonts w:ascii="Arial" w:hAnsi="Arial" w:cs="Arial"/>
          <w:sz w:val="24"/>
          <w:szCs w:val="24"/>
        </w:rPr>
      </w:pPr>
      <w:r>
        <w:rPr>
          <w:rFonts w:ascii="Arial" w:hAnsi="Arial" w:cs="Arial"/>
          <w:sz w:val="24"/>
          <w:szCs w:val="24"/>
        </w:rPr>
        <w:t>根据产品质量回顾分析管理规程</w:t>
      </w:r>
      <w:commentRangeStart w:id="0"/>
      <w:r>
        <w:rPr>
          <w:rFonts w:ascii="Arial" w:hAnsi="Arial" w:cs="Arial"/>
          <w:sz w:val="24"/>
          <w:szCs w:val="24"/>
        </w:rPr>
        <w:t>GQA-G0052</w:t>
      </w:r>
      <w:commentRangeEnd w:id="0"/>
      <w:r>
        <w:rPr>
          <w:rStyle w:val="16"/>
          <w:rFonts w:ascii="Arial" w:hAnsi="Arial" w:cs="Arial"/>
        </w:rPr>
        <w:commentReference w:id="0"/>
      </w:r>
      <w:r>
        <w:rPr>
          <w:rFonts w:ascii="Arial" w:hAnsi="Arial" w:cs="Arial"/>
          <w:sz w:val="24"/>
          <w:szCs w:val="24"/>
        </w:rPr>
        <w:t>.02的规定，对一车间三区2025年生产的</w:t>
      </w:r>
      <w:r>
        <w:rPr>
          <w:rFonts w:hint="eastAsia" w:ascii="Arial" w:hAnsi="Arial" w:cs="Arial"/>
          <w:sz w:val="24"/>
          <w:szCs w:val="24"/>
          <w:lang w:eastAsia="zh-CN"/>
        </w:rPr>
        <w:t>产品名（ll）</w:t>
      </w:r>
      <w:r>
        <w:rPr>
          <w:rFonts w:ascii="Arial" w:hAnsi="Arial" w:cs="Arial"/>
          <w:sz w:val="24"/>
          <w:szCs w:val="24"/>
        </w:rPr>
        <w:t>注射液6批进行年度质量回顾分析，并通过统计和趋势分析，以确认工艺稳定可靠。以及原辅料、成品现行质量标准的适用性，及时发现不良趋势，确定产品及工艺改进的方向。</w:t>
      </w:r>
    </w:p>
    <w:p w14:paraId="36D8C66F">
      <w:pPr>
        <w:pStyle w:val="2"/>
        <w:spacing w:before="0" w:beforeLines="0" w:after="0" w:afterLines="0" w:line="240" w:lineRule="auto"/>
        <w:rPr>
          <w:rFonts w:ascii="Arial" w:hAnsi="Arial" w:cs="Arial"/>
          <w:b w:val="0"/>
        </w:rPr>
      </w:pPr>
      <w:bookmarkStart w:id="1" w:name="_Toc219973062"/>
      <w:r>
        <w:rPr>
          <w:rFonts w:ascii="Arial" w:hAnsi="Arial" w:cs="Arial"/>
          <w:b w:val="0"/>
        </w:rPr>
        <w:t>2 产品情况</w:t>
      </w:r>
      <w:bookmarkEnd w:id="1"/>
    </w:p>
    <w:p w14:paraId="3F450E4F">
      <w:pPr>
        <w:spacing w:line="400" w:lineRule="exact"/>
        <w:jc w:val="left"/>
        <w:rPr>
          <w:rFonts w:ascii="Arial" w:hAnsi="Arial" w:eastAsia="黑体" w:cs="Arial"/>
          <w:sz w:val="24"/>
          <w:szCs w:val="24"/>
        </w:rPr>
      </w:pPr>
      <w:r>
        <w:rPr>
          <w:rFonts w:ascii="Arial" w:hAnsi="Arial" w:cs="Arial"/>
          <w:sz w:val="24"/>
          <w:szCs w:val="24"/>
        </w:rPr>
        <w:t xml:space="preserve">2.1 </w:t>
      </w:r>
      <w:r>
        <w:rPr>
          <w:rFonts w:ascii="Arial" w:hAnsi="Arial" w:eastAsia="黑体" w:cs="Arial"/>
          <w:sz w:val="24"/>
          <w:szCs w:val="24"/>
        </w:rPr>
        <w:t>产品给药途径级适应症</w:t>
      </w:r>
    </w:p>
    <w:p w14:paraId="5742BAC6">
      <w:pPr>
        <w:spacing w:line="400" w:lineRule="exact"/>
        <w:ind w:left="420" w:leftChars="200"/>
        <w:jc w:val="left"/>
        <w:rPr>
          <w:rFonts w:ascii="Arial" w:hAnsi="Arial" w:cs="Arial"/>
          <w:sz w:val="24"/>
          <w:szCs w:val="24"/>
        </w:rPr>
      </w:pPr>
      <w:r>
        <w:rPr>
          <w:rFonts w:ascii="Arial" w:hAnsi="Arial" w:cs="Arial"/>
          <w:sz w:val="24"/>
          <w:szCs w:val="24"/>
        </w:rPr>
        <w:t>产品名称：</w:t>
      </w:r>
      <w:r>
        <w:rPr>
          <w:rFonts w:hint="eastAsia" w:ascii="Arial" w:hAnsi="Arial" w:cs="Arial"/>
          <w:sz w:val="24"/>
          <w:szCs w:val="24"/>
          <w:lang w:eastAsia="zh-CN"/>
        </w:rPr>
        <w:t>产品名（ll）</w:t>
      </w:r>
      <w:r>
        <w:rPr>
          <w:rFonts w:ascii="Arial" w:hAnsi="Arial" w:cs="Arial"/>
          <w:sz w:val="24"/>
          <w:szCs w:val="24"/>
        </w:rPr>
        <w:t>注射液</w:t>
      </w:r>
    </w:p>
    <w:p w14:paraId="3604221C">
      <w:pPr>
        <w:spacing w:line="400" w:lineRule="exact"/>
        <w:ind w:left="420" w:leftChars="200"/>
        <w:jc w:val="left"/>
        <w:rPr>
          <w:rFonts w:ascii="Arial" w:hAnsi="Arial" w:cs="Arial"/>
          <w:sz w:val="24"/>
          <w:szCs w:val="24"/>
        </w:rPr>
      </w:pPr>
      <w:r>
        <w:rPr>
          <w:rFonts w:ascii="Arial" w:hAnsi="Arial" w:cs="Arial"/>
          <w:sz w:val="24"/>
          <w:szCs w:val="24"/>
        </w:rPr>
        <w:t>给药途径：每日皮下注射一次，用量剂量为0.6mg，1周后，剂量增加至1.2mg。根据临床应答情况，1周后将剂量增加至1.8mg。推荐每日剂量不超过1.8mg。</w:t>
      </w:r>
    </w:p>
    <w:p w14:paraId="579D6064">
      <w:pPr>
        <w:spacing w:line="400" w:lineRule="exact"/>
        <w:ind w:left="420" w:leftChars="200"/>
        <w:jc w:val="left"/>
        <w:rPr>
          <w:rFonts w:ascii="Arial" w:hAnsi="Arial" w:cs="Arial"/>
          <w:sz w:val="24"/>
          <w:szCs w:val="24"/>
        </w:rPr>
      </w:pPr>
      <w:r>
        <w:rPr>
          <w:rFonts w:ascii="Arial" w:hAnsi="Arial" w:cs="Arial"/>
          <w:sz w:val="24"/>
          <w:szCs w:val="24"/>
        </w:rPr>
        <w:t>适应症：适用于成人2型糖尿病患者控制血糖</w:t>
      </w:r>
    </w:p>
    <w:p w14:paraId="388E3423">
      <w:pPr>
        <w:spacing w:line="400" w:lineRule="exact"/>
        <w:jc w:val="left"/>
        <w:rPr>
          <w:rFonts w:ascii="Arial" w:hAnsi="Arial" w:cs="Arial"/>
          <w:sz w:val="24"/>
          <w:szCs w:val="24"/>
        </w:rPr>
      </w:pPr>
      <w:r>
        <w:rPr>
          <w:rFonts w:ascii="Arial" w:hAnsi="Arial" w:cs="Arial"/>
          <w:sz w:val="24"/>
          <w:szCs w:val="24"/>
        </w:rPr>
        <w:t xml:space="preserve">2.2  </w:t>
      </w:r>
      <w:r>
        <w:rPr>
          <w:rFonts w:hint="eastAsia" w:ascii="Arial" w:hAnsi="Arial" w:cs="Arial"/>
          <w:sz w:val="24"/>
          <w:szCs w:val="24"/>
        </w:rPr>
        <w:t>产品基本情况</w:t>
      </w:r>
    </w:p>
    <w:p w14:paraId="558E96B9">
      <w:pPr>
        <w:spacing w:line="400" w:lineRule="exact"/>
        <w:jc w:val="left"/>
        <w:rPr>
          <w:rFonts w:ascii="Arial" w:hAnsi="Arial" w:cs="Arial"/>
          <w:sz w:val="24"/>
          <w:szCs w:val="24"/>
        </w:rPr>
      </w:pPr>
      <w:r>
        <w:rPr>
          <w:rFonts w:ascii="Arial" w:hAnsi="Arial" w:cs="Arial"/>
          <w:sz w:val="24"/>
          <w:szCs w:val="24"/>
        </w:rPr>
        <w:t xml:space="preserve">2.2.1  </w:t>
      </w:r>
      <w:r>
        <w:rPr>
          <w:rFonts w:hint="eastAsia" w:ascii="Arial" w:hAnsi="Arial" w:eastAsia="黑体" w:cs="Arial"/>
          <w:sz w:val="24"/>
          <w:szCs w:val="24"/>
          <w:lang w:eastAsia="zh-CN"/>
        </w:rPr>
        <w:t>产品名（ll）</w:t>
      </w:r>
      <w:r>
        <w:rPr>
          <w:rFonts w:hint="eastAsia" w:ascii="Arial" w:hAnsi="Arial" w:eastAsia="黑体" w:cs="Arial"/>
          <w:sz w:val="24"/>
          <w:szCs w:val="24"/>
        </w:rPr>
        <w:t>注射液</w:t>
      </w:r>
    </w:p>
    <w:tbl>
      <w:tblPr>
        <w:tblStyle w:val="12"/>
        <w:tblW w:w="963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1071"/>
        <w:gridCol w:w="1071"/>
        <w:gridCol w:w="1071"/>
        <w:gridCol w:w="1071"/>
        <w:gridCol w:w="1071"/>
        <w:gridCol w:w="1071"/>
        <w:gridCol w:w="1071"/>
        <w:gridCol w:w="1071"/>
      </w:tblGrid>
      <w:tr w14:paraId="4EDB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trPr>
        <w:tc>
          <w:tcPr>
            <w:tcW w:w="1071" w:type="dxa"/>
            <w:vAlign w:val="center"/>
          </w:tcPr>
          <w:p w14:paraId="73A3EB43">
            <w:pPr>
              <w:spacing w:line="400" w:lineRule="exact"/>
              <w:jc w:val="center"/>
              <w:rPr>
                <w:rFonts w:ascii="Arial" w:hAnsi="Arial" w:cs="Arial"/>
                <w:sz w:val="24"/>
                <w:szCs w:val="24"/>
              </w:rPr>
            </w:pPr>
            <w:r>
              <w:rPr>
                <w:rFonts w:hint="eastAsia" w:ascii="Arial" w:hAnsi="Arial" w:cs="Arial"/>
                <w:sz w:val="24"/>
                <w:szCs w:val="24"/>
              </w:rPr>
              <w:t>产品名称</w:t>
            </w:r>
          </w:p>
        </w:tc>
        <w:tc>
          <w:tcPr>
            <w:tcW w:w="1071" w:type="dxa"/>
            <w:vAlign w:val="center"/>
          </w:tcPr>
          <w:p w14:paraId="728570CF">
            <w:pPr>
              <w:spacing w:line="400" w:lineRule="exact"/>
              <w:jc w:val="center"/>
              <w:rPr>
                <w:rFonts w:ascii="Arial" w:hAnsi="Arial" w:cs="Arial"/>
                <w:sz w:val="24"/>
                <w:szCs w:val="24"/>
              </w:rPr>
            </w:pPr>
            <w:r>
              <w:rPr>
                <w:rFonts w:hint="eastAsia" w:ascii="Arial" w:hAnsi="Arial" w:cs="Arial"/>
                <w:sz w:val="24"/>
                <w:szCs w:val="24"/>
              </w:rPr>
              <w:t>生产批数</w:t>
            </w:r>
          </w:p>
        </w:tc>
        <w:tc>
          <w:tcPr>
            <w:tcW w:w="1071" w:type="dxa"/>
            <w:vAlign w:val="center"/>
          </w:tcPr>
          <w:p w14:paraId="04459EA1">
            <w:pPr>
              <w:spacing w:line="400" w:lineRule="exact"/>
              <w:jc w:val="center"/>
              <w:rPr>
                <w:rFonts w:ascii="Arial" w:hAnsi="Arial" w:cs="Arial"/>
                <w:sz w:val="24"/>
                <w:szCs w:val="24"/>
              </w:rPr>
            </w:pPr>
            <w:r>
              <w:rPr>
                <w:rFonts w:hint="eastAsia" w:ascii="Arial" w:hAnsi="Arial" w:cs="Arial"/>
                <w:sz w:val="24"/>
                <w:szCs w:val="24"/>
              </w:rPr>
              <w:t>生产总瓶</w:t>
            </w:r>
          </w:p>
        </w:tc>
        <w:tc>
          <w:tcPr>
            <w:tcW w:w="1071" w:type="dxa"/>
            <w:vAlign w:val="center"/>
          </w:tcPr>
          <w:p w14:paraId="7DE3297A">
            <w:pPr>
              <w:spacing w:line="400" w:lineRule="exact"/>
              <w:jc w:val="center"/>
              <w:rPr>
                <w:rFonts w:ascii="Arial" w:hAnsi="Arial" w:cs="Arial"/>
                <w:sz w:val="24"/>
                <w:szCs w:val="24"/>
              </w:rPr>
            </w:pPr>
            <w:r>
              <w:rPr>
                <w:rFonts w:hint="eastAsia" w:ascii="Arial" w:hAnsi="Arial" w:cs="Arial"/>
                <w:sz w:val="24"/>
                <w:szCs w:val="24"/>
              </w:rPr>
              <w:t>平均收率</w:t>
            </w:r>
          </w:p>
        </w:tc>
        <w:tc>
          <w:tcPr>
            <w:tcW w:w="1071" w:type="dxa"/>
            <w:vAlign w:val="center"/>
          </w:tcPr>
          <w:p w14:paraId="0EBB26DB">
            <w:pPr>
              <w:spacing w:line="400" w:lineRule="exact"/>
              <w:jc w:val="center"/>
              <w:rPr>
                <w:rFonts w:ascii="Arial" w:hAnsi="Arial" w:cs="Arial"/>
                <w:sz w:val="24"/>
                <w:szCs w:val="24"/>
              </w:rPr>
            </w:pPr>
            <w:r>
              <w:rPr>
                <w:rFonts w:hint="eastAsia" w:ascii="Arial" w:hAnsi="Arial" w:cs="Arial"/>
                <w:sz w:val="24"/>
                <w:szCs w:val="24"/>
              </w:rPr>
              <w:t>放行批数</w:t>
            </w:r>
          </w:p>
        </w:tc>
        <w:tc>
          <w:tcPr>
            <w:tcW w:w="1071" w:type="dxa"/>
            <w:vAlign w:val="center"/>
          </w:tcPr>
          <w:p w14:paraId="3CCE6B03">
            <w:pPr>
              <w:spacing w:line="400" w:lineRule="exact"/>
              <w:jc w:val="center"/>
              <w:rPr>
                <w:rFonts w:ascii="Arial" w:hAnsi="Arial" w:cs="Arial"/>
                <w:sz w:val="24"/>
                <w:szCs w:val="24"/>
              </w:rPr>
            </w:pPr>
            <w:r>
              <w:rPr>
                <w:rFonts w:hint="eastAsia" w:ascii="Arial" w:hAnsi="Arial" w:cs="Arial"/>
                <w:sz w:val="24"/>
                <w:szCs w:val="24"/>
              </w:rPr>
              <w:t>不合格批数</w:t>
            </w:r>
          </w:p>
        </w:tc>
        <w:tc>
          <w:tcPr>
            <w:tcW w:w="1071" w:type="dxa"/>
            <w:vAlign w:val="center"/>
          </w:tcPr>
          <w:p w14:paraId="55EC288E">
            <w:pPr>
              <w:spacing w:line="400" w:lineRule="exact"/>
              <w:jc w:val="center"/>
              <w:rPr>
                <w:rFonts w:ascii="Arial" w:hAnsi="Arial" w:cs="Arial"/>
                <w:sz w:val="24"/>
                <w:szCs w:val="24"/>
              </w:rPr>
            </w:pPr>
            <w:r>
              <w:rPr>
                <w:rFonts w:hint="eastAsia" w:ascii="Arial" w:hAnsi="Arial" w:cs="Arial"/>
                <w:sz w:val="24"/>
                <w:szCs w:val="24"/>
              </w:rPr>
              <w:t>质量投诉批数</w:t>
            </w:r>
          </w:p>
        </w:tc>
        <w:tc>
          <w:tcPr>
            <w:tcW w:w="1071" w:type="dxa"/>
            <w:vAlign w:val="center"/>
          </w:tcPr>
          <w:p w14:paraId="5FDCC0F3">
            <w:pPr>
              <w:spacing w:line="400" w:lineRule="exact"/>
              <w:jc w:val="center"/>
              <w:rPr>
                <w:rFonts w:ascii="Arial" w:hAnsi="Arial" w:cs="Arial"/>
                <w:sz w:val="24"/>
                <w:szCs w:val="24"/>
              </w:rPr>
            </w:pPr>
            <w:r>
              <w:rPr>
                <w:rFonts w:hint="eastAsia" w:ascii="Arial" w:hAnsi="Arial" w:cs="Arial"/>
                <w:sz w:val="24"/>
                <w:szCs w:val="24"/>
              </w:rPr>
              <w:t>退货批数</w:t>
            </w:r>
          </w:p>
        </w:tc>
        <w:tc>
          <w:tcPr>
            <w:tcW w:w="1071" w:type="dxa"/>
            <w:vAlign w:val="center"/>
          </w:tcPr>
          <w:p w14:paraId="32E323AA">
            <w:pPr>
              <w:spacing w:line="400" w:lineRule="exact"/>
              <w:jc w:val="center"/>
              <w:rPr>
                <w:rFonts w:ascii="Arial" w:hAnsi="Arial" w:cs="Arial"/>
                <w:sz w:val="24"/>
                <w:szCs w:val="24"/>
              </w:rPr>
            </w:pPr>
            <w:r>
              <w:rPr>
                <w:rFonts w:hint="eastAsia" w:ascii="Arial" w:hAnsi="Arial" w:cs="Arial"/>
                <w:sz w:val="24"/>
                <w:szCs w:val="24"/>
              </w:rPr>
              <w:t>召回批数</w:t>
            </w:r>
          </w:p>
        </w:tc>
      </w:tr>
      <w:tr w14:paraId="5006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071" w:type="dxa"/>
            <w:vAlign w:val="center"/>
          </w:tcPr>
          <w:p w14:paraId="7A17B620">
            <w:pPr>
              <w:spacing w:line="400" w:lineRule="exact"/>
              <w:jc w:val="center"/>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p>
        </w:tc>
        <w:tc>
          <w:tcPr>
            <w:tcW w:w="1071" w:type="dxa"/>
            <w:vAlign w:val="center"/>
          </w:tcPr>
          <w:p w14:paraId="7AB2D3CC">
            <w:pPr>
              <w:spacing w:line="400" w:lineRule="exact"/>
              <w:jc w:val="center"/>
              <w:rPr>
                <w:rFonts w:ascii="Arial" w:hAnsi="Arial" w:cs="Arial"/>
                <w:sz w:val="24"/>
                <w:szCs w:val="24"/>
              </w:rPr>
            </w:pPr>
          </w:p>
        </w:tc>
        <w:tc>
          <w:tcPr>
            <w:tcW w:w="1071" w:type="dxa"/>
            <w:vAlign w:val="center"/>
          </w:tcPr>
          <w:p w14:paraId="397421C9">
            <w:pPr>
              <w:spacing w:line="400" w:lineRule="exact"/>
              <w:jc w:val="center"/>
              <w:rPr>
                <w:rFonts w:ascii="Arial" w:hAnsi="Arial" w:cs="Arial"/>
                <w:sz w:val="24"/>
                <w:szCs w:val="24"/>
              </w:rPr>
            </w:pPr>
          </w:p>
        </w:tc>
        <w:tc>
          <w:tcPr>
            <w:tcW w:w="1071" w:type="dxa"/>
            <w:vAlign w:val="center"/>
          </w:tcPr>
          <w:p w14:paraId="3740EC6B">
            <w:pPr>
              <w:spacing w:line="400" w:lineRule="exact"/>
              <w:jc w:val="center"/>
              <w:rPr>
                <w:rFonts w:ascii="Arial" w:hAnsi="Arial" w:cs="Arial"/>
                <w:sz w:val="24"/>
                <w:szCs w:val="24"/>
              </w:rPr>
            </w:pPr>
          </w:p>
        </w:tc>
        <w:tc>
          <w:tcPr>
            <w:tcW w:w="1071" w:type="dxa"/>
            <w:vAlign w:val="center"/>
          </w:tcPr>
          <w:p w14:paraId="50BA9AE3">
            <w:pPr>
              <w:spacing w:line="400" w:lineRule="exact"/>
              <w:jc w:val="center"/>
              <w:rPr>
                <w:rFonts w:ascii="Arial" w:hAnsi="Arial" w:cs="Arial"/>
                <w:sz w:val="24"/>
                <w:szCs w:val="24"/>
              </w:rPr>
            </w:pPr>
          </w:p>
        </w:tc>
        <w:tc>
          <w:tcPr>
            <w:tcW w:w="1071" w:type="dxa"/>
            <w:vAlign w:val="center"/>
          </w:tcPr>
          <w:p w14:paraId="21D4E463">
            <w:pPr>
              <w:spacing w:line="400" w:lineRule="exact"/>
              <w:jc w:val="center"/>
              <w:rPr>
                <w:rFonts w:ascii="Arial" w:hAnsi="Arial" w:cs="Arial"/>
                <w:sz w:val="24"/>
                <w:szCs w:val="24"/>
              </w:rPr>
            </w:pPr>
          </w:p>
        </w:tc>
        <w:tc>
          <w:tcPr>
            <w:tcW w:w="1071" w:type="dxa"/>
            <w:vAlign w:val="center"/>
          </w:tcPr>
          <w:p w14:paraId="7F4A6F58">
            <w:pPr>
              <w:spacing w:line="400" w:lineRule="exact"/>
              <w:jc w:val="center"/>
              <w:rPr>
                <w:rFonts w:ascii="Arial" w:hAnsi="Arial" w:cs="Arial"/>
                <w:sz w:val="24"/>
                <w:szCs w:val="24"/>
              </w:rPr>
            </w:pPr>
          </w:p>
        </w:tc>
        <w:tc>
          <w:tcPr>
            <w:tcW w:w="1071" w:type="dxa"/>
            <w:vAlign w:val="center"/>
          </w:tcPr>
          <w:p w14:paraId="659E8AD0">
            <w:pPr>
              <w:spacing w:line="400" w:lineRule="exact"/>
              <w:jc w:val="center"/>
              <w:rPr>
                <w:rFonts w:ascii="Arial" w:hAnsi="Arial" w:cs="Arial"/>
                <w:sz w:val="24"/>
                <w:szCs w:val="24"/>
              </w:rPr>
            </w:pPr>
          </w:p>
        </w:tc>
        <w:tc>
          <w:tcPr>
            <w:tcW w:w="1071" w:type="dxa"/>
            <w:vAlign w:val="center"/>
          </w:tcPr>
          <w:p w14:paraId="0E40338B">
            <w:pPr>
              <w:spacing w:line="400" w:lineRule="exact"/>
              <w:jc w:val="center"/>
              <w:rPr>
                <w:rFonts w:ascii="Arial" w:hAnsi="Arial" w:cs="Arial"/>
                <w:sz w:val="24"/>
                <w:szCs w:val="24"/>
              </w:rPr>
            </w:pPr>
          </w:p>
        </w:tc>
      </w:tr>
    </w:tbl>
    <w:p w14:paraId="2D648282">
      <w:pPr>
        <w:spacing w:line="400" w:lineRule="exact"/>
        <w:ind w:left="420" w:leftChars="200"/>
        <w:jc w:val="left"/>
        <w:rPr>
          <w:rFonts w:ascii="Arial" w:hAnsi="Arial" w:cs="Arial"/>
          <w:sz w:val="24"/>
          <w:szCs w:val="24"/>
        </w:rPr>
      </w:pPr>
      <w:r>
        <w:rPr>
          <w:rFonts w:ascii="Arial" w:hAnsi="Arial" w:cs="Arial"/>
          <w:sz w:val="24"/>
          <w:szCs w:val="24"/>
        </w:rPr>
        <w:t>评价：XXX</w:t>
      </w:r>
    </w:p>
    <w:p w14:paraId="2BD5B5DD">
      <w:pPr>
        <w:spacing w:line="400" w:lineRule="exact"/>
        <w:jc w:val="left"/>
        <w:rPr>
          <w:rFonts w:ascii="Arial" w:hAnsi="Arial" w:cs="Arial"/>
          <w:sz w:val="24"/>
          <w:szCs w:val="24"/>
        </w:rPr>
      </w:pPr>
      <w:r>
        <w:rPr>
          <w:rFonts w:hint="eastAsia" w:ascii="Arial" w:hAnsi="Arial" w:cs="Arial"/>
          <w:sz w:val="24"/>
          <w:szCs w:val="24"/>
        </w:rPr>
        <w:t>2</w:t>
      </w:r>
      <w:r>
        <w:rPr>
          <w:rFonts w:ascii="Arial" w:hAnsi="Arial" w:cs="Arial"/>
          <w:sz w:val="24"/>
          <w:szCs w:val="24"/>
        </w:rPr>
        <w:t xml:space="preserve">.2.2 </w:t>
      </w:r>
      <w:r>
        <w:rPr>
          <w:rFonts w:hint="eastAsia" w:ascii="Arial" w:hAnsi="Arial" w:cs="Arial"/>
          <w:sz w:val="24"/>
          <w:szCs w:val="24"/>
        </w:rPr>
        <w:t>无菌制剂所用内包材材料及原料药使用明细</w:t>
      </w:r>
    </w:p>
    <w:tbl>
      <w:tblPr>
        <w:tblStyle w:val="12"/>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848"/>
        <w:gridCol w:w="1714"/>
        <w:gridCol w:w="708"/>
        <w:gridCol w:w="709"/>
        <w:gridCol w:w="1276"/>
        <w:gridCol w:w="992"/>
        <w:gridCol w:w="1418"/>
        <w:gridCol w:w="1417"/>
      </w:tblGrid>
      <w:tr w14:paraId="290B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3964" w:type="dxa"/>
            <w:gridSpan w:val="4"/>
            <w:vAlign w:val="center"/>
          </w:tcPr>
          <w:p w14:paraId="13D7CD0D">
            <w:pPr>
              <w:spacing w:line="400" w:lineRule="exact"/>
              <w:jc w:val="center"/>
              <w:rPr>
                <w:rFonts w:ascii="宋体" w:hAnsi="宋体" w:cs="Arial"/>
                <w:szCs w:val="21"/>
              </w:rPr>
            </w:pPr>
            <w:r>
              <w:rPr>
                <w:rFonts w:hint="eastAsia" w:ascii="宋体" w:hAnsi="宋体" w:cs="Arial"/>
                <w:szCs w:val="21"/>
              </w:rPr>
              <w:t>制剂信息</w:t>
            </w:r>
          </w:p>
        </w:tc>
        <w:tc>
          <w:tcPr>
            <w:tcW w:w="2977" w:type="dxa"/>
            <w:gridSpan w:val="3"/>
            <w:vAlign w:val="center"/>
          </w:tcPr>
          <w:p w14:paraId="67D0F1B4">
            <w:pPr>
              <w:spacing w:line="400" w:lineRule="exact"/>
              <w:jc w:val="center"/>
              <w:rPr>
                <w:rFonts w:ascii="宋体" w:hAnsi="宋体" w:cs="Arial"/>
                <w:szCs w:val="21"/>
              </w:rPr>
            </w:pPr>
            <w:r>
              <w:rPr>
                <w:rFonts w:hint="eastAsia" w:ascii="宋体" w:hAnsi="宋体" w:cs="Arial"/>
                <w:szCs w:val="21"/>
              </w:rPr>
              <w:t>对应原料药</w:t>
            </w:r>
          </w:p>
        </w:tc>
        <w:tc>
          <w:tcPr>
            <w:tcW w:w="2835" w:type="dxa"/>
            <w:gridSpan w:val="2"/>
            <w:vAlign w:val="center"/>
          </w:tcPr>
          <w:p w14:paraId="794361CA">
            <w:pPr>
              <w:spacing w:line="400" w:lineRule="exact"/>
              <w:jc w:val="center"/>
              <w:rPr>
                <w:rFonts w:ascii="宋体" w:hAnsi="宋体" w:cs="Arial"/>
                <w:szCs w:val="21"/>
              </w:rPr>
            </w:pPr>
            <w:r>
              <w:rPr>
                <w:rFonts w:hint="eastAsia" w:ascii="宋体" w:hAnsi="宋体" w:cs="Arial"/>
                <w:szCs w:val="21"/>
              </w:rPr>
              <w:t>内包材</w:t>
            </w:r>
          </w:p>
        </w:tc>
      </w:tr>
      <w:tr w14:paraId="27A3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1" w:hRule="atLeast"/>
        </w:trPr>
        <w:tc>
          <w:tcPr>
            <w:tcW w:w="694" w:type="dxa"/>
            <w:vAlign w:val="center"/>
          </w:tcPr>
          <w:p w14:paraId="35C67278">
            <w:pPr>
              <w:spacing w:line="400" w:lineRule="exact"/>
              <w:jc w:val="left"/>
              <w:rPr>
                <w:rFonts w:ascii="宋体" w:hAnsi="宋体" w:cs="Arial"/>
                <w:szCs w:val="21"/>
              </w:rPr>
            </w:pPr>
            <w:r>
              <w:rPr>
                <w:rFonts w:hint="eastAsia" w:ascii="宋体" w:hAnsi="宋体" w:cs="Arial"/>
                <w:szCs w:val="21"/>
              </w:rPr>
              <w:t>品名</w:t>
            </w:r>
          </w:p>
        </w:tc>
        <w:tc>
          <w:tcPr>
            <w:tcW w:w="848" w:type="dxa"/>
            <w:vAlign w:val="center"/>
          </w:tcPr>
          <w:p w14:paraId="19223BEA">
            <w:pPr>
              <w:spacing w:line="400" w:lineRule="exact"/>
              <w:jc w:val="left"/>
              <w:rPr>
                <w:rFonts w:ascii="宋体" w:hAnsi="宋体" w:cs="Arial"/>
                <w:szCs w:val="21"/>
              </w:rPr>
            </w:pPr>
            <w:r>
              <w:rPr>
                <w:rFonts w:hint="eastAsia" w:ascii="宋体" w:hAnsi="宋体" w:cs="Arial"/>
                <w:szCs w:val="21"/>
              </w:rPr>
              <w:t>规格</w:t>
            </w:r>
          </w:p>
        </w:tc>
        <w:tc>
          <w:tcPr>
            <w:tcW w:w="1714" w:type="dxa"/>
            <w:vAlign w:val="center"/>
          </w:tcPr>
          <w:p w14:paraId="51613D13">
            <w:pPr>
              <w:spacing w:line="400" w:lineRule="exact"/>
              <w:jc w:val="center"/>
              <w:rPr>
                <w:rFonts w:ascii="宋体" w:hAnsi="宋体" w:cs="Arial"/>
                <w:szCs w:val="21"/>
              </w:rPr>
            </w:pPr>
            <w:r>
              <w:rPr>
                <w:rFonts w:hint="eastAsia" w:ascii="宋体" w:hAnsi="宋体" w:cs="Arial"/>
                <w:szCs w:val="21"/>
              </w:rPr>
              <w:t>批号</w:t>
            </w:r>
          </w:p>
        </w:tc>
        <w:tc>
          <w:tcPr>
            <w:tcW w:w="708" w:type="dxa"/>
            <w:vAlign w:val="center"/>
          </w:tcPr>
          <w:p w14:paraId="1A70DD2B">
            <w:pPr>
              <w:spacing w:line="400" w:lineRule="exact"/>
              <w:jc w:val="center"/>
              <w:rPr>
                <w:rFonts w:ascii="宋体" w:hAnsi="宋体" w:cs="Arial"/>
                <w:szCs w:val="21"/>
              </w:rPr>
            </w:pPr>
            <w:r>
              <w:rPr>
                <w:rFonts w:hint="eastAsia" w:ascii="宋体" w:hAnsi="宋体" w:cs="Arial"/>
                <w:szCs w:val="21"/>
              </w:rPr>
              <w:t>瓶数</w:t>
            </w:r>
          </w:p>
        </w:tc>
        <w:tc>
          <w:tcPr>
            <w:tcW w:w="709" w:type="dxa"/>
            <w:vAlign w:val="center"/>
          </w:tcPr>
          <w:p w14:paraId="76E1773C">
            <w:pPr>
              <w:spacing w:line="400" w:lineRule="exact"/>
              <w:jc w:val="center"/>
              <w:rPr>
                <w:rFonts w:ascii="宋体" w:hAnsi="宋体" w:cs="Arial"/>
                <w:szCs w:val="21"/>
              </w:rPr>
            </w:pPr>
            <w:r>
              <w:rPr>
                <w:rFonts w:hint="eastAsia" w:ascii="宋体" w:hAnsi="宋体" w:cs="Arial"/>
                <w:szCs w:val="21"/>
              </w:rPr>
              <w:t>品名</w:t>
            </w:r>
          </w:p>
        </w:tc>
        <w:tc>
          <w:tcPr>
            <w:tcW w:w="1276" w:type="dxa"/>
            <w:vAlign w:val="center"/>
          </w:tcPr>
          <w:p w14:paraId="42A836FA">
            <w:pPr>
              <w:spacing w:line="400" w:lineRule="exact"/>
              <w:jc w:val="center"/>
              <w:rPr>
                <w:rFonts w:ascii="宋体" w:hAnsi="宋体" w:cs="Arial"/>
                <w:szCs w:val="21"/>
              </w:rPr>
            </w:pPr>
            <w:r>
              <w:rPr>
                <w:rFonts w:hint="eastAsia" w:ascii="宋体" w:hAnsi="宋体" w:cs="Arial"/>
                <w:szCs w:val="21"/>
              </w:rPr>
              <w:t>批号</w:t>
            </w:r>
          </w:p>
        </w:tc>
        <w:tc>
          <w:tcPr>
            <w:tcW w:w="992" w:type="dxa"/>
            <w:vAlign w:val="center"/>
          </w:tcPr>
          <w:p w14:paraId="4A51EA2A">
            <w:pPr>
              <w:spacing w:line="400" w:lineRule="exact"/>
              <w:jc w:val="center"/>
              <w:rPr>
                <w:rFonts w:ascii="宋体" w:hAnsi="宋体" w:cs="Arial"/>
                <w:szCs w:val="21"/>
              </w:rPr>
            </w:pPr>
            <w:r>
              <w:rPr>
                <w:rFonts w:hint="eastAsia" w:ascii="宋体" w:hAnsi="宋体" w:cs="Arial"/>
                <w:szCs w:val="21"/>
              </w:rPr>
              <w:t>数量</w:t>
            </w:r>
          </w:p>
        </w:tc>
        <w:tc>
          <w:tcPr>
            <w:tcW w:w="1418" w:type="dxa"/>
            <w:vAlign w:val="center"/>
          </w:tcPr>
          <w:p w14:paraId="439122D3">
            <w:pPr>
              <w:spacing w:line="400" w:lineRule="exact"/>
              <w:jc w:val="center"/>
              <w:rPr>
                <w:rFonts w:ascii="宋体" w:hAnsi="宋体" w:cs="Arial"/>
                <w:szCs w:val="21"/>
              </w:rPr>
            </w:pPr>
            <w:r>
              <w:rPr>
                <w:rFonts w:hint="eastAsia" w:ascii="宋体" w:hAnsi="宋体" w:cs="Arial"/>
                <w:szCs w:val="21"/>
              </w:rPr>
              <w:t>预灌封卡式瓶（批号/数量）</w:t>
            </w:r>
          </w:p>
        </w:tc>
        <w:tc>
          <w:tcPr>
            <w:tcW w:w="1417" w:type="dxa"/>
            <w:vAlign w:val="center"/>
          </w:tcPr>
          <w:p w14:paraId="31F1E320">
            <w:pPr>
              <w:spacing w:line="400" w:lineRule="exact"/>
              <w:jc w:val="center"/>
              <w:rPr>
                <w:rFonts w:ascii="宋体" w:hAnsi="宋体" w:cs="Arial"/>
                <w:szCs w:val="21"/>
              </w:rPr>
            </w:pPr>
            <w:r>
              <w:rPr>
                <w:rFonts w:hint="eastAsia" w:ascii="宋体" w:hAnsi="宋体" w:cs="Arial"/>
                <w:szCs w:val="21"/>
              </w:rPr>
              <w:t>预灌封卡式瓶用溴化丁基橡胶活塞批号/数量）</w:t>
            </w:r>
          </w:p>
        </w:tc>
      </w:tr>
      <w:tr w14:paraId="1FBD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694" w:type="dxa"/>
            <w:vMerge w:val="restart"/>
            <w:vAlign w:val="center"/>
          </w:tcPr>
          <w:p w14:paraId="382BAB88">
            <w:pPr>
              <w:spacing w:line="400" w:lineRule="exact"/>
              <w:jc w:val="left"/>
              <w:rPr>
                <w:rFonts w:ascii="Arial" w:hAnsi="Arial" w:cs="Arial"/>
                <w:szCs w:val="21"/>
              </w:rPr>
            </w:pPr>
            <w:r>
              <w:rPr>
                <w:rFonts w:hint="eastAsia" w:ascii="Arial" w:hAnsi="Arial" w:cs="Arial"/>
                <w:szCs w:val="21"/>
                <w:lang w:eastAsia="zh-CN"/>
              </w:rPr>
              <w:t>产品名（ll）</w:t>
            </w:r>
            <w:r>
              <w:rPr>
                <w:rFonts w:ascii="Arial" w:hAnsi="Arial" w:cs="Arial"/>
                <w:szCs w:val="21"/>
              </w:rPr>
              <w:t>注射液</w:t>
            </w:r>
          </w:p>
        </w:tc>
        <w:tc>
          <w:tcPr>
            <w:tcW w:w="848" w:type="dxa"/>
            <w:vMerge w:val="restart"/>
            <w:vAlign w:val="center"/>
          </w:tcPr>
          <w:p w14:paraId="7E605512">
            <w:pPr>
              <w:spacing w:line="400" w:lineRule="exact"/>
              <w:jc w:val="left"/>
              <w:rPr>
                <w:rFonts w:ascii="Arial" w:hAnsi="Arial" w:cs="Arial"/>
                <w:szCs w:val="21"/>
              </w:rPr>
            </w:pPr>
          </w:p>
        </w:tc>
        <w:tc>
          <w:tcPr>
            <w:tcW w:w="1714" w:type="dxa"/>
            <w:vAlign w:val="center"/>
          </w:tcPr>
          <w:p w14:paraId="50AC9D7B">
            <w:pPr>
              <w:spacing w:line="400" w:lineRule="exact"/>
              <w:jc w:val="center"/>
              <w:rPr>
                <w:rFonts w:ascii="Arial" w:hAnsi="Arial" w:cs="Arial"/>
                <w:szCs w:val="21"/>
              </w:rPr>
            </w:pPr>
          </w:p>
        </w:tc>
        <w:tc>
          <w:tcPr>
            <w:tcW w:w="708" w:type="dxa"/>
            <w:vAlign w:val="center"/>
          </w:tcPr>
          <w:p w14:paraId="092260F6">
            <w:pPr>
              <w:spacing w:line="400" w:lineRule="exact"/>
              <w:jc w:val="center"/>
              <w:rPr>
                <w:rFonts w:ascii="Arial" w:hAnsi="Arial" w:cs="Arial"/>
                <w:szCs w:val="21"/>
              </w:rPr>
            </w:pPr>
          </w:p>
        </w:tc>
        <w:tc>
          <w:tcPr>
            <w:tcW w:w="709" w:type="dxa"/>
            <w:vMerge w:val="restart"/>
            <w:vAlign w:val="center"/>
          </w:tcPr>
          <w:p w14:paraId="06EE78B7">
            <w:pPr>
              <w:spacing w:line="400" w:lineRule="exact"/>
              <w:jc w:val="center"/>
              <w:rPr>
                <w:rFonts w:hint="eastAsia" w:ascii="Arial" w:hAnsi="Arial" w:eastAsia="宋体" w:cs="Arial"/>
                <w:szCs w:val="21"/>
                <w:lang w:eastAsia="zh-CN"/>
              </w:rPr>
            </w:pPr>
            <w:r>
              <w:rPr>
                <w:rFonts w:hint="eastAsia" w:ascii="Arial" w:hAnsi="Arial" w:cs="Arial"/>
                <w:szCs w:val="21"/>
                <w:lang w:eastAsia="zh-CN"/>
              </w:rPr>
              <w:t>产品名（ll）</w:t>
            </w:r>
          </w:p>
        </w:tc>
        <w:tc>
          <w:tcPr>
            <w:tcW w:w="1276" w:type="dxa"/>
            <w:vAlign w:val="center"/>
          </w:tcPr>
          <w:p w14:paraId="0599B291">
            <w:pPr>
              <w:spacing w:line="400" w:lineRule="exact"/>
              <w:jc w:val="center"/>
              <w:rPr>
                <w:rFonts w:ascii="Arial" w:hAnsi="Arial" w:cs="Arial"/>
                <w:szCs w:val="21"/>
              </w:rPr>
            </w:pPr>
          </w:p>
        </w:tc>
        <w:tc>
          <w:tcPr>
            <w:tcW w:w="992" w:type="dxa"/>
            <w:vAlign w:val="center"/>
          </w:tcPr>
          <w:p w14:paraId="74640CFC">
            <w:pPr>
              <w:spacing w:line="400" w:lineRule="exact"/>
              <w:jc w:val="center"/>
              <w:rPr>
                <w:rFonts w:ascii="Arial" w:hAnsi="Arial" w:cs="Arial"/>
                <w:szCs w:val="21"/>
              </w:rPr>
            </w:pPr>
          </w:p>
        </w:tc>
        <w:tc>
          <w:tcPr>
            <w:tcW w:w="1418" w:type="dxa"/>
            <w:vAlign w:val="center"/>
          </w:tcPr>
          <w:p w14:paraId="3D53151C">
            <w:pPr>
              <w:spacing w:line="400" w:lineRule="exact"/>
              <w:jc w:val="center"/>
              <w:rPr>
                <w:rFonts w:ascii="Arial" w:hAnsi="Arial" w:cs="Arial"/>
                <w:szCs w:val="21"/>
              </w:rPr>
            </w:pPr>
          </w:p>
        </w:tc>
        <w:tc>
          <w:tcPr>
            <w:tcW w:w="1417" w:type="dxa"/>
            <w:vAlign w:val="center"/>
          </w:tcPr>
          <w:p w14:paraId="375DACDD">
            <w:pPr>
              <w:spacing w:line="400" w:lineRule="exact"/>
              <w:jc w:val="center"/>
              <w:rPr>
                <w:rFonts w:ascii="Arial" w:hAnsi="Arial" w:cs="Arial"/>
                <w:szCs w:val="21"/>
              </w:rPr>
            </w:pPr>
          </w:p>
        </w:tc>
      </w:tr>
      <w:tr w14:paraId="7C9F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694" w:type="dxa"/>
            <w:vMerge w:val="continue"/>
            <w:vAlign w:val="center"/>
          </w:tcPr>
          <w:p w14:paraId="3ECCC773">
            <w:pPr>
              <w:spacing w:line="400" w:lineRule="exact"/>
              <w:jc w:val="left"/>
              <w:rPr>
                <w:rFonts w:ascii="Arial" w:hAnsi="Arial" w:cs="Arial"/>
                <w:szCs w:val="21"/>
              </w:rPr>
            </w:pPr>
          </w:p>
        </w:tc>
        <w:tc>
          <w:tcPr>
            <w:tcW w:w="848" w:type="dxa"/>
            <w:vMerge w:val="continue"/>
            <w:vAlign w:val="center"/>
          </w:tcPr>
          <w:p w14:paraId="510C5441">
            <w:pPr>
              <w:spacing w:line="400" w:lineRule="exact"/>
              <w:jc w:val="left"/>
              <w:rPr>
                <w:rFonts w:ascii="Arial" w:hAnsi="Arial" w:cs="Arial"/>
                <w:szCs w:val="21"/>
              </w:rPr>
            </w:pPr>
          </w:p>
        </w:tc>
        <w:tc>
          <w:tcPr>
            <w:tcW w:w="1714" w:type="dxa"/>
            <w:vAlign w:val="center"/>
          </w:tcPr>
          <w:p w14:paraId="61091468">
            <w:pPr>
              <w:spacing w:line="400" w:lineRule="exact"/>
              <w:jc w:val="center"/>
              <w:rPr>
                <w:rFonts w:ascii="Arial" w:hAnsi="Arial" w:cs="Arial"/>
                <w:szCs w:val="21"/>
              </w:rPr>
            </w:pPr>
          </w:p>
        </w:tc>
        <w:tc>
          <w:tcPr>
            <w:tcW w:w="708" w:type="dxa"/>
            <w:vAlign w:val="center"/>
          </w:tcPr>
          <w:p w14:paraId="3460CEF8">
            <w:pPr>
              <w:spacing w:line="400" w:lineRule="exact"/>
              <w:jc w:val="center"/>
              <w:rPr>
                <w:rFonts w:ascii="Arial" w:hAnsi="Arial" w:cs="Arial"/>
                <w:szCs w:val="21"/>
              </w:rPr>
            </w:pPr>
          </w:p>
        </w:tc>
        <w:tc>
          <w:tcPr>
            <w:tcW w:w="709" w:type="dxa"/>
            <w:vMerge w:val="continue"/>
            <w:vAlign w:val="center"/>
          </w:tcPr>
          <w:p w14:paraId="00F0DD3C">
            <w:pPr>
              <w:spacing w:line="400" w:lineRule="exact"/>
              <w:jc w:val="center"/>
              <w:rPr>
                <w:rFonts w:ascii="Arial" w:hAnsi="Arial" w:cs="Arial"/>
                <w:szCs w:val="21"/>
              </w:rPr>
            </w:pPr>
          </w:p>
        </w:tc>
        <w:tc>
          <w:tcPr>
            <w:tcW w:w="1276" w:type="dxa"/>
            <w:vAlign w:val="center"/>
          </w:tcPr>
          <w:p w14:paraId="3363F1CF">
            <w:pPr>
              <w:spacing w:line="400" w:lineRule="exact"/>
              <w:jc w:val="center"/>
              <w:rPr>
                <w:rFonts w:ascii="Arial" w:hAnsi="Arial" w:cs="Arial"/>
                <w:szCs w:val="21"/>
              </w:rPr>
            </w:pPr>
          </w:p>
        </w:tc>
        <w:tc>
          <w:tcPr>
            <w:tcW w:w="992" w:type="dxa"/>
            <w:vAlign w:val="center"/>
          </w:tcPr>
          <w:p w14:paraId="1C404FB8">
            <w:pPr>
              <w:spacing w:line="400" w:lineRule="exact"/>
              <w:jc w:val="center"/>
              <w:rPr>
                <w:rFonts w:ascii="Arial" w:hAnsi="Arial" w:cs="Arial"/>
                <w:szCs w:val="21"/>
              </w:rPr>
            </w:pPr>
          </w:p>
        </w:tc>
        <w:tc>
          <w:tcPr>
            <w:tcW w:w="1418" w:type="dxa"/>
            <w:vAlign w:val="center"/>
          </w:tcPr>
          <w:p w14:paraId="6A3F09B0">
            <w:pPr>
              <w:spacing w:line="400" w:lineRule="exact"/>
              <w:jc w:val="center"/>
              <w:rPr>
                <w:rFonts w:ascii="Arial" w:hAnsi="Arial" w:cs="Arial"/>
                <w:szCs w:val="21"/>
              </w:rPr>
            </w:pPr>
          </w:p>
        </w:tc>
        <w:tc>
          <w:tcPr>
            <w:tcW w:w="1417" w:type="dxa"/>
            <w:vAlign w:val="center"/>
          </w:tcPr>
          <w:p w14:paraId="0F63A435">
            <w:pPr>
              <w:spacing w:line="400" w:lineRule="exact"/>
              <w:jc w:val="center"/>
              <w:rPr>
                <w:rFonts w:ascii="Arial" w:hAnsi="Arial" w:cs="Arial"/>
                <w:szCs w:val="21"/>
              </w:rPr>
            </w:pPr>
          </w:p>
        </w:tc>
      </w:tr>
      <w:tr w14:paraId="605F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694" w:type="dxa"/>
            <w:vMerge w:val="continue"/>
            <w:vAlign w:val="center"/>
          </w:tcPr>
          <w:p w14:paraId="2B840C4A">
            <w:pPr>
              <w:spacing w:line="400" w:lineRule="exact"/>
              <w:jc w:val="left"/>
              <w:rPr>
                <w:rFonts w:ascii="Arial" w:hAnsi="Arial" w:cs="Arial"/>
                <w:szCs w:val="21"/>
              </w:rPr>
            </w:pPr>
          </w:p>
        </w:tc>
        <w:tc>
          <w:tcPr>
            <w:tcW w:w="848" w:type="dxa"/>
            <w:vMerge w:val="continue"/>
            <w:vAlign w:val="center"/>
          </w:tcPr>
          <w:p w14:paraId="03D84F0C">
            <w:pPr>
              <w:spacing w:line="400" w:lineRule="exact"/>
              <w:jc w:val="left"/>
              <w:rPr>
                <w:rFonts w:ascii="Arial" w:hAnsi="Arial" w:cs="Arial"/>
                <w:szCs w:val="21"/>
              </w:rPr>
            </w:pPr>
          </w:p>
        </w:tc>
        <w:tc>
          <w:tcPr>
            <w:tcW w:w="1714" w:type="dxa"/>
            <w:vAlign w:val="center"/>
          </w:tcPr>
          <w:p w14:paraId="1C5D42DF">
            <w:pPr>
              <w:spacing w:line="400" w:lineRule="exact"/>
              <w:jc w:val="center"/>
              <w:rPr>
                <w:rFonts w:ascii="Arial" w:hAnsi="Arial" w:cs="Arial"/>
                <w:szCs w:val="21"/>
              </w:rPr>
            </w:pPr>
          </w:p>
        </w:tc>
        <w:tc>
          <w:tcPr>
            <w:tcW w:w="708" w:type="dxa"/>
            <w:vAlign w:val="center"/>
          </w:tcPr>
          <w:p w14:paraId="40DB31BD">
            <w:pPr>
              <w:spacing w:line="400" w:lineRule="exact"/>
              <w:jc w:val="center"/>
              <w:rPr>
                <w:rFonts w:ascii="Arial" w:hAnsi="Arial" w:cs="Arial"/>
                <w:szCs w:val="21"/>
              </w:rPr>
            </w:pPr>
          </w:p>
        </w:tc>
        <w:tc>
          <w:tcPr>
            <w:tcW w:w="709" w:type="dxa"/>
            <w:vMerge w:val="continue"/>
            <w:vAlign w:val="center"/>
          </w:tcPr>
          <w:p w14:paraId="340FF980">
            <w:pPr>
              <w:spacing w:line="400" w:lineRule="exact"/>
              <w:jc w:val="center"/>
              <w:rPr>
                <w:rFonts w:ascii="Arial" w:hAnsi="Arial" w:cs="Arial"/>
                <w:szCs w:val="21"/>
              </w:rPr>
            </w:pPr>
          </w:p>
        </w:tc>
        <w:tc>
          <w:tcPr>
            <w:tcW w:w="1276" w:type="dxa"/>
            <w:vAlign w:val="center"/>
          </w:tcPr>
          <w:p w14:paraId="63E3752C">
            <w:pPr>
              <w:spacing w:line="400" w:lineRule="exact"/>
              <w:jc w:val="center"/>
              <w:rPr>
                <w:rFonts w:ascii="Arial" w:hAnsi="Arial" w:cs="Arial"/>
                <w:szCs w:val="21"/>
              </w:rPr>
            </w:pPr>
          </w:p>
        </w:tc>
        <w:tc>
          <w:tcPr>
            <w:tcW w:w="992" w:type="dxa"/>
            <w:vAlign w:val="center"/>
          </w:tcPr>
          <w:p w14:paraId="2812F260">
            <w:pPr>
              <w:spacing w:line="400" w:lineRule="exact"/>
              <w:jc w:val="center"/>
              <w:rPr>
                <w:rFonts w:ascii="Arial" w:hAnsi="Arial" w:cs="Arial"/>
                <w:szCs w:val="21"/>
              </w:rPr>
            </w:pPr>
          </w:p>
        </w:tc>
        <w:tc>
          <w:tcPr>
            <w:tcW w:w="1418" w:type="dxa"/>
            <w:vAlign w:val="center"/>
          </w:tcPr>
          <w:p w14:paraId="79E91B19">
            <w:pPr>
              <w:spacing w:line="400" w:lineRule="exact"/>
              <w:jc w:val="center"/>
              <w:rPr>
                <w:rFonts w:ascii="Arial" w:hAnsi="Arial" w:cs="Arial"/>
                <w:szCs w:val="21"/>
              </w:rPr>
            </w:pPr>
          </w:p>
        </w:tc>
        <w:tc>
          <w:tcPr>
            <w:tcW w:w="1417" w:type="dxa"/>
            <w:vAlign w:val="center"/>
          </w:tcPr>
          <w:p w14:paraId="7EC18032">
            <w:pPr>
              <w:spacing w:line="400" w:lineRule="exact"/>
              <w:jc w:val="center"/>
              <w:rPr>
                <w:rFonts w:ascii="Arial" w:hAnsi="Arial" w:cs="Arial"/>
                <w:szCs w:val="21"/>
              </w:rPr>
            </w:pPr>
          </w:p>
        </w:tc>
      </w:tr>
      <w:tr w14:paraId="1667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694" w:type="dxa"/>
            <w:vMerge w:val="continue"/>
            <w:vAlign w:val="center"/>
          </w:tcPr>
          <w:p w14:paraId="5B9D45B1">
            <w:pPr>
              <w:spacing w:line="400" w:lineRule="exact"/>
              <w:jc w:val="left"/>
              <w:rPr>
                <w:rFonts w:ascii="Arial" w:hAnsi="Arial" w:cs="Arial"/>
                <w:szCs w:val="21"/>
              </w:rPr>
            </w:pPr>
          </w:p>
        </w:tc>
        <w:tc>
          <w:tcPr>
            <w:tcW w:w="848" w:type="dxa"/>
            <w:vMerge w:val="continue"/>
            <w:vAlign w:val="center"/>
          </w:tcPr>
          <w:p w14:paraId="3B876EAB">
            <w:pPr>
              <w:spacing w:line="400" w:lineRule="exact"/>
              <w:jc w:val="left"/>
              <w:rPr>
                <w:rFonts w:ascii="Arial" w:hAnsi="Arial" w:cs="Arial"/>
                <w:szCs w:val="21"/>
              </w:rPr>
            </w:pPr>
          </w:p>
        </w:tc>
        <w:tc>
          <w:tcPr>
            <w:tcW w:w="1714" w:type="dxa"/>
            <w:vAlign w:val="center"/>
          </w:tcPr>
          <w:p w14:paraId="55AD6804">
            <w:pPr>
              <w:spacing w:line="400" w:lineRule="exact"/>
              <w:jc w:val="center"/>
              <w:rPr>
                <w:rFonts w:ascii="Arial" w:hAnsi="Arial" w:cs="Arial"/>
                <w:szCs w:val="21"/>
              </w:rPr>
            </w:pPr>
          </w:p>
        </w:tc>
        <w:tc>
          <w:tcPr>
            <w:tcW w:w="708" w:type="dxa"/>
            <w:vAlign w:val="center"/>
          </w:tcPr>
          <w:p w14:paraId="787C4FBF">
            <w:pPr>
              <w:spacing w:line="400" w:lineRule="exact"/>
              <w:jc w:val="center"/>
              <w:rPr>
                <w:rFonts w:ascii="Arial" w:hAnsi="Arial" w:cs="Arial"/>
                <w:szCs w:val="21"/>
              </w:rPr>
            </w:pPr>
          </w:p>
        </w:tc>
        <w:tc>
          <w:tcPr>
            <w:tcW w:w="709" w:type="dxa"/>
            <w:vMerge w:val="continue"/>
            <w:vAlign w:val="center"/>
          </w:tcPr>
          <w:p w14:paraId="540C3A9C">
            <w:pPr>
              <w:spacing w:line="400" w:lineRule="exact"/>
              <w:jc w:val="center"/>
              <w:rPr>
                <w:rFonts w:ascii="Arial" w:hAnsi="Arial" w:cs="Arial"/>
                <w:szCs w:val="21"/>
              </w:rPr>
            </w:pPr>
          </w:p>
        </w:tc>
        <w:tc>
          <w:tcPr>
            <w:tcW w:w="1276" w:type="dxa"/>
            <w:vAlign w:val="center"/>
          </w:tcPr>
          <w:p w14:paraId="743165FC">
            <w:pPr>
              <w:spacing w:line="400" w:lineRule="exact"/>
              <w:jc w:val="center"/>
              <w:rPr>
                <w:rFonts w:ascii="Arial" w:hAnsi="Arial" w:cs="Arial"/>
                <w:szCs w:val="21"/>
              </w:rPr>
            </w:pPr>
          </w:p>
        </w:tc>
        <w:tc>
          <w:tcPr>
            <w:tcW w:w="992" w:type="dxa"/>
            <w:vAlign w:val="center"/>
          </w:tcPr>
          <w:p w14:paraId="2622634B">
            <w:pPr>
              <w:spacing w:line="400" w:lineRule="exact"/>
              <w:jc w:val="center"/>
              <w:rPr>
                <w:rFonts w:ascii="Arial" w:hAnsi="Arial" w:cs="Arial"/>
                <w:szCs w:val="21"/>
              </w:rPr>
            </w:pPr>
          </w:p>
        </w:tc>
        <w:tc>
          <w:tcPr>
            <w:tcW w:w="1418" w:type="dxa"/>
            <w:vAlign w:val="center"/>
          </w:tcPr>
          <w:p w14:paraId="1047F9B5">
            <w:pPr>
              <w:spacing w:line="400" w:lineRule="exact"/>
              <w:jc w:val="center"/>
              <w:rPr>
                <w:rFonts w:ascii="Arial" w:hAnsi="Arial" w:cs="Arial"/>
                <w:szCs w:val="21"/>
              </w:rPr>
            </w:pPr>
          </w:p>
        </w:tc>
        <w:tc>
          <w:tcPr>
            <w:tcW w:w="1417" w:type="dxa"/>
            <w:vAlign w:val="center"/>
          </w:tcPr>
          <w:p w14:paraId="344356D7">
            <w:pPr>
              <w:spacing w:line="400" w:lineRule="exact"/>
              <w:jc w:val="center"/>
              <w:rPr>
                <w:rFonts w:ascii="Arial" w:hAnsi="Arial" w:cs="Arial"/>
                <w:szCs w:val="21"/>
              </w:rPr>
            </w:pPr>
          </w:p>
        </w:tc>
      </w:tr>
      <w:tr w14:paraId="3C29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694" w:type="dxa"/>
            <w:vMerge w:val="continue"/>
            <w:vAlign w:val="center"/>
          </w:tcPr>
          <w:p w14:paraId="7AB7357F">
            <w:pPr>
              <w:spacing w:line="400" w:lineRule="exact"/>
              <w:jc w:val="left"/>
              <w:rPr>
                <w:rFonts w:ascii="Arial" w:hAnsi="Arial" w:cs="Arial"/>
                <w:szCs w:val="21"/>
              </w:rPr>
            </w:pPr>
          </w:p>
        </w:tc>
        <w:tc>
          <w:tcPr>
            <w:tcW w:w="848" w:type="dxa"/>
            <w:vMerge w:val="continue"/>
            <w:vAlign w:val="center"/>
          </w:tcPr>
          <w:p w14:paraId="618C4464">
            <w:pPr>
              <w:spacing w:line="400" w:lineRule="exact"/>
              <w:jc w:val="left"/>
              <w:rPr>
                <w:rFonts w:ascii="Arial" w:hAnsi="Arial" w:cs="Arial"/>
                <w:szCs w:val="21"/>
              </w:rPr>
            </w:pPr>
          </w:p>
        </w:tc>
        <w:tc>
          <w:tcPr>
            <w:tcW w:w="1714" w:type="dxa"/>
            <w:vAlign w:val="center"/>
          </w:tcPr>
          <w:p w14:paraId="5D28A8E3">
            <w:pPr>
              <w:spacing w:line="400" w:lineRule="exact"/>
              <w:jc w:val="center"/>
              <w:rPr>
                <w:rFonts w:ascii="Arial" w:hAnsi="Arial" w:cs="Arial"/>
                <w:szCs w:val="21"/>
              </w:rPr>
            </w:pPr>
          </w:p>
        </w:tc>
        <w:tc>
          <w:tcPr>
            <w:tcW w:w="708" w:type="dxa"/>
            <w:vAlign w:val="center"/>
          </w:tcPr>
          <w:p w14:paraId="7BE3F044">
            <w:pPr>
              <w:spacing w:line="400" w:lineRule="exact"/>
              <w:jc w:val="center"/>
              <w:rPr>
                <w:rFonts w:ascii="Arial" w:hAnsi="Arial" w:cs="Arial"/>
                <w:szCs w:val="21"/>
              </w:rPr>
            </w:pPr>
          </w:p>
        </w:tc>
        <w:tc>
          <w:tcPr>
            <w:tcW w:w="709" w:type="dxa"/>
            <w:vMerge w:val="continue"/>
            <w:vAlign w:val="center"/>
          </w:tcPr>
          <w:p w14:paraId="72855ECE">
            <w:pPr>
              <w:spacing w:line="400" w:lineRule="exact"/>
              <w:jc w:val="center"/>
              <w:rPr>
                <w:rFonts w:ascii="Arial" w:hAnsi="Arial" w:cs="Arial"/>
                <w:szCs w:val="21"/>
              </w:rPr>
            </w:pPr>
          </w:p>
        </w:tc>
        <w:tc>
          <w:tcPr>
            <w:tcW w:w="1276" w:type="dxa"/>
            <w:vAlign w:val="center"/>
          </w:tcPr>
          <w:p w14:paraId="0192F9A7">
            <w:pPr>
              <w:spacing w:line="400" w:lineRule="exact"/>
              <w:jc w:val="center"/>
              <w:rPr>
                <w:rFonts w:ascii="Arial" w:hAnsi="Arial" w:cs="Arial"/>
                <w:szCs w:val="21"/>
              </w:rPr>
            </w:pPr>
          </w:p>
        </w:tc>
        <w:tc>
          <w:tcPr>
            <w:tcW w:w="992" w:type="dxa"/>
            <w:vAlign w:val="center"/>
          </w:tcPr>
          <w:p w14:paraId="7E803609">
            <w:pPr>
              <w:spacing w:line="400" w:lineRule="exact"/>
              <w:jc w:val="center"/>
              <w:rPr>
                <w:rFonts w:ascii="Arial" w:hAnsi="Arial" w:cs="Arial"/>
                <w:szCs w:val="21"/>
              </w:rPr>
            </w:pPr>
          </w:p>
        </w:tc>
        <w:tc>
          <w:tcPr>
            <w:tcW w:w="1418" w:type="dxa"/>
            <w:vAlign w:val="center"/>
          </w:tcPr>
          <w:p w14:paraId="17A5E438">
            <w:pPr>
              <w:spacing w:line="400" w:lineRule="exact"/>
              <w:jc w:val="center"/>
              <w:rPr>
                <w:rFonts w:ascii="Arial" w:hAnsi="Arial" w:cs="Arial"/>
                <w:szCs w:val="21"/>
              </w:rPr>
            </w:pPr>
          </w:p>
        </w:tc>
        <w:tc>
          <w:tcPr>
            <w:tcW w:w="1417" w:type="dxa"/>
            <w:vAlign w:val="center"/>
          </w:tcPr>
          <w:p w14:paraId="5230FB67">
            <w:pPr>
              <w:spacing w:line="400" w:lineRule="exact"/>
              <w:jc w:val="center"/>
              <w:rPr>
                <w:rFonts w:ascii="Arial" w:hAnsi="Arial" w:cs="Arial"/>
                <w:szCs w:val="21"/>
              </w:rPr>
            </w:pPr>
          </w:p>
        </w:tc>
      </w:tr>
      <w:tr w14:paraId="0B5A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694" w:type="dxa"/>
            <w:vMerge w:val="continue"/>
            <w:vAlign w:val="center"/>
          </w:tcPr>
          <w:p w14:paraId="213BC804">
            <w:pPr>
              <w:spacing w:line="400" w:lineRule="exact"/>
              <w:jc w:val="left"/>
              <w:rPr>
                <w:rFonts w:ascii="Arial" w:hAnsi="Arial" w:cs="Arial"/>
                <w:szCs w:val="21"/>
              </w:rPr>
            </w:pPr>
          </w:p>
        </w:tc>
        <w:tc>
          <w:tcPr>
            <w:tcW w:w="848" w:type="dxa"/>
            <w:vMerge w:val="continue"/>
            <w:vAlign w:val="center"/>
          </w:tcPr>
          <w:p w14:paraId="0D7510E1">
            <w:pPr>
              <w:spacing w:line="400" w:lineRule="exact"/>
              <w:jc w:val="left"/>
              <w:rPr>
                <w:rFonts w:ascii="Arial" w:hAnsi="Arial" w:cs="Arial"/>
                <w:szCs w:val="21"/>
              </w:rPr>
            </w:pPr>
          </w:p>
        </w:tc>
        <w:tc>
          <w:tcPr>
            <w:tcW w:w="1714" w:type="dxa"/>
            <w:vAlign w:val="center"/>
          </w:tcPr>
          <w:p w14:paraId="5F154FE5">
            <w:pPr>
              <w:spacing w:line="400" w:lineRule="exact"/>
              <w:jc w:val="center"/>
              <w:rPr>
                <w:rFonts w:ascii="Arial" w:hAnsi="Arial" w:cs="Arial"/>
                <w:szCs w:val="21"/>
              </w:rPr>
            </w:pPr>
          </w:p>
        </w:tc>
        <w:tc>
          <w:tcPr>
            <w:tcW w:w="708" w:type="dxa"/>
            <w:vAlign w:val="center"/>
          </w:tcPr>
          <w:p w14:paraId="4FA6DAF5">
            <w:pPr>
              <w:spacing w:line="400" w:lineRule="exact"/>
              <w:jc w:val="center"/>
              <w:rPr>
                <w:rFonts w:ascii="Arial" w:hAnsi="Arial" w:cs="Arial"/>
                <w:szCs w:val="21"/>
              </w:rPr>
            </w:pPr>
          </w:p>
        </w:tc>
        <w:tc>
          <w:tcPr>
            <w:tcW w:w="709" w:type="dxa"/>
            <w:vMerge w:val="continue"/>
            <w:vAlign w:val="center"/>
          </w:tcPr>
          <w:p w14:paraId="4F2ACFE1">
            <w:pPr>
              <w:spacing w:line="400" w:lineRule="exact"/>
              <w:jc w:val="center"/>
              <w:rPr>
                <w:rFonts w:ascii="Arial" w:hAnsi="Arial" w:cs="Arial"/>
                <w:szCs w:val="21"/>
              </w:rPr>
            </w:pPr>
          </w:p>
        </w:tc>
        <w:tc>
          <w:tcPr>
            <w:tcW w:w="1276" w:type="dxa"/>
            <w:vAlign w:val="center"/>
          </w:tcPr>
          <w:p w14:paraId="3875D3A4">
            <w:pPr>
              <w:spacing w:line="400" w:lineRule="exact"/>
              <w:jc w:val="center"/>
              <w:rPr>
                <w:rFonts w:ascii="Arial" w:hAnsi="Arial" w:cs="Arial"/>
                <w:szCs w:val="21"/>
              </w:rPr>
            </w:pPr>
          </w:p>
        </w:tc>
        <w:tc>
          <w:tcPr>
            <w:tcW w:w="992" w:type="dxa"/>
            <w:vAlign w:val="center"/>
          </w:tcPr>
          <w:p w14:paraId="1B44F972">
            <w:pPr>
              <w:spacing w:line="400" w:lineRule="exact"/>
              <w:jc w:val="center"/>
              <w:rPr>
                <w:rFonts w:ascii="Arial" w:hAnsi="Arial" w:cs="Arial"/>
                <w:szCs w:val="21"/>
              </w:rPr>
            </w:pPr>
          </w:p>
        </w:tc>
        <w:tc>
          <w:tcPr>
            <w:tcW w:w="1418" w:type="dxa"/>
            <w:vAlign w:val="center"/>
          </w:tcPr>
          <w:p w14:paraId="40224D1A">
            <w:pPr>
              <w:spacing w:line="400" w:lineRule="exact"/>
              <w:jc w:val="center"/>
              <w:rPr>
                <w:rFonts w:ascii="Arial" w:hAnsi="Arial" w:cs="Arial"/>
                <w:szCs w:val="21"/>
              </w:rPr>
            </w:pPr>
          </w:p>
        </w:tc>
        <w:tc>
          <w:tcPr>
            <w:tcW w:w="1417" w:type="dxa"/>
            <w:vAlign w:val="center"/>
          </w:tcPr>
          <w:p w14:paraId="7EF4AB3E">
            <w:pPr>
              <w:spacing w:line="400" w:lineRule="exact"/>
              <w:jc w:val="center"/>
              <w:rPr>
                <w:rFonts w:ascii="Arial" w:hAnsi="Arial" w:cs="Arial"/>
                <w:szCs w:val="21"/>
              </w:rPr>
            </w:pPr>
          </w:p>
        </w:tc>
      </w:tr>
    </w:tbl>
    <w:p w14:paraId="15C2D8D8">
      <w:pPr>
        <w:spacing w:line="400" w:lineRule="exact"/>
        <w:jc w:val="left"/>
        <w:rPr>
          <w:rFonts w:ascii="Arial" w:hAnsi="Arial" w:cs="Arial"/>
          <w:sz w:val="24"/>
          <w:szCs w:val="24"/>
        </w:rPr>
      </w:pPr>
      <w:r>
        <w:rPr>
          <w:rFonts w:hint="eastAsia" w:ascii="Arial" w:hAnsi="Arial" w:cs="Arial"/>
          <w:sz w:val="24"/>
          <w:szCs w:val="24"/>
        </w:rPr>
        <w:t>2</w:t>
      </w:r>
      <w:r>
        <w:rPr>
          <w:rFonts w:ascii="Arial" w:hAnsi="Arial" w:cs="Arial"/>
          <w:sz w:val="24"/>
          <w:szCs w:val="24"/>
        </w:rPr>
        <w:t xml:space="preserve">.3 </w:t>
      </w:r>
      <w:r>
        <w:rPr>
          <w:rFonts w:hint="eastAsia" w:ascii="Arial" w:hAnsi="Arial" w:cs="Arial"/>
          <w:sz w:val="24"/>
          <w:szCs w:val="24"/>
        </w:rPr>
        <w:t>质量量度情况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4"/>
        <w:gridCol w:w="799"/>
        <w:gridCol w:w="610"/>
        <w:gridCol w:w="1648"/>
        <w:gridCol w:w="637"/>
        <w:gridCol w:w="1288"/>
        <w:gridCol w:w="610"/>
        <w:gridCol w:w="1119"/>
        <w:gridCol w:w="611"/>
        <w:gridCol w:w="1282"/>
      </w:tblGrid>
      <w:tr w14:paraId="1DF7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gridSpan w:val="2"/>
            <w:shd w:val="clear" w:color="auto" w:fill="auto"/>
            <w:vAlign w:val="center"/>
          </w:tcPr>
          <w:p w14:paraId="6F05A657">
            <w:pPr>
              <w:spacing w:line="400" w:lineRule="exact"/>
              <w:jc w:val="center"/>
              <w:rPr>
                <w:rFonts w:ascii="宋体" w:hAnsi="宋体"/>
                <w:color w:val="000000"/>
                <w:szCs w:val="21"/>
              </w:rPr>
            </w:pPr>
            <w:r>
              <w:rPr>
                <w:rFonts w:ascii="宋体" w:hAnsi="宋体"/>
                <w:color w:val="000000"/>
                <w:szCs w:val="21"/>
              </w:rPr>
              <w:t>批次接受率</w:t>
            </w:r>
          </w:p>
        </w:tc>
        <w:tc>
          <w:tcPr>
            <w:tcW w:w="1173" w:type="pct"/>
            <w:gridSpan w:val="2"/>
            <w:shd w:val="clear" w:color="auto" w:fill="auto"/>
            <w:vAlign w:val="center"/>
          </w:tcPr>
          <w:p w14:paraId="46CB4992">
            <w:pPr>
              <w:spacing w:line="400" w:lineRule="exact"/>
              <w:jc w:val="center"/>
              <w:rPr>
                <w:rFonts w:ascii="宋体" w:hAnsi="宋体"/>
                <w:color w:val="000000"/>
                <w:szCs w:val="21"/>
              </w:rPr>
            </w:pPr>
            <w:r>
              <w:rPr>
                <w:rFonts w:ascii="宋体" w:hAnsi="宋体"/>
                <w:color w:val="000000"/>
                <w:szCs w:val="21"/>
              </w:rPr>
              <w:t>无菌失败率</w:t>
            </w:r>
          </w:p>
        </w:tc>
        <w:tc>
          <w:tcPr>
            <w:tcW w:w="1000" w:type="pct"/>
            <w:gridSpan w:val="2"/>
            <w:shd w:val="clear" w:color="auto" w:fill="auto"/>
            <w:vAlign w:val="center"/>
          </w:tcPr>
          <w:p w14:paraId="7FD24A84">
            <w:pPr>
              <w:spacing w:line="400" w:lineRule="exact"/>
              <w:jc w:val="center"/>
              <w:rPr>
                <w:rFonts w:ascii="宋体" w:hAnsi="宋体"/>
                <w:color w:val="000000"/>
                <w:szCs w:val="21"/>
              </w:rPr>
            </w:pPr>
            <w:r>
              <w:rPr>
                <w:rFonts w:ascii="宋体" w:hAnsi="宋体"/>
                <w:color w:val="000000"/>
                <w:szCs w:val="21"/>
              </w:rPr>
              <w:t>质量投诉率</w:t>
            </w:r>
          </w:p>
        </w:tc>
        <w:tc>
          <w:tcPr>
            <w:tcW w:w="898" w:type="pct"/>
            <w:gridSpan w:val="2"/>
            <w:shd w:val="clear" w:color="auto" w:fill="auto"/>
            <w:vAlign w:val="center"/>
          </w:tcPr>
          <w:p w14:paraId="41819A0C">
            <w:pPr>
              <w:spacing w:line="400" w:lineRule="exact"/>
              <w:jc w:val="center"/>
              <w:rPr>
                <w:rFonts w:ascii="宋体" w:hAnsi="宋体"/>
                <w:color w:val="000000"/>
                <w:szCs w:val="21"/>
              </w:rPr>
            </w:pPr>
            <w:r>
              <w:rPr>
                <w:rFonts w:ascii="宋体" w:hAnsi="宋体"/>
                <w:color w:val="000000"/>
                <w:szCs w:val="21"/>
              </w:rPr>
              <w:t>质量退货率</w:t>
            </w:r>
          </w:p>
        </w:tc>
        <w:tc>
          <w:tcPr>
            <w:tcW w:w="983" w:type="pct"/>
            <w:gridSpan w:val="2"/>
            <w:shd w:val="clear" w:color="auto" w:fill="auto"/>
            <w:vAlign w:val="center"/>
          </w:tcPr>
          <w:p w14:paraId="23FF8E03">
            <w:pPr>
              <w:spacing w:line="400" w:lineRule="exact"/>
              <w:jc w:val="center"/>
              <w:rPr>
                <w:rFonts w:ascii="宋体" w:hAnsi="宋体"/>
                <w:color w:val="000000"/>
                <w:szCs w:val="21"/>
              </w:rPr>
            </w:pPr>
            <w:r>
              <w:rPr>
                <w:rFonts w:ascii="宋体" w:hAnsi="宋体"/>
                <w:color w:val="000000"/>
                <w:szCs w:val="21"/>
              </w:rPr>
              <w:t>召回率</w:t>
            </w:r>
          </w:p>
        </w:tc>
      </w:tr>
      <w:tr w14:paraId="3788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auto"/>
            <w:vAlign w:val="center"/>
          </w:tcPr>
          <w:p w14:paraId="448572C9">
            <w:pPr>
              <w:spacing w:line="400" w:lineRule="exact"/>
              <w:jc w:val="center"/>
              <w:rPr>
                <w:rFonts w:ascii="Arial" w:hAnsi="Arial" w:cs="Arial"/>
                <w:color w:val="000000"/>
                <w:szCs w:val="21"/>
              </w:rPr>
            </w:pPr>
            <w:r>
              <w:rPr>
                <w:rFonts w:ascii="Arial" w:hAnsi="Arial" w:cs="Arial"/>
                <w:color w:val="000000"/>
                <w:szCs w:val="21"/>
              </w:rPr>
              <w:t>本年度</w:t>
            </w:r>
          </w:p>
        </w:tc>
        <w:tc>
          <w:tcPr>
            <w:tcW w:w="415" w:type="pct"/>
            <w:shd w:val="clear" w:color="auto" w:fill="auto"/>
            <w:vAlign w:val="center"/>
          </w:tcPr>
          <w:p w14:paraId="4E917105">
            <w:pPr>
              <w:spacing w:line="400" w:lineRule="exact"/>
              <w:jc w:val="center"/>
              <w:rPr>
                <w:rFonts w:ascii="Arial" w:hAnsi="Arial" w:cs="Arial"/>
                <w:color w:val="000000"/>
                <w:szCs w:val="21"/>
              </w:rPr>
            </w:pPr>
            <w:r>
              <w:rPr>
                <w:rFonts w:ascii="Arial" w:hAnsi="Arial" w:cs="Arial"/>
                <w:color w:val="000000"/>
                <w:szCs w:val="21"/>
              </w:rPr>
              <w:t>上一年度</w:t>
            </w:r>
          </w:p>
        </w:tc>
        <w:tc>
          <w:tcPr>
            <w:tcW w:w="317" w:type="pct"/>
            <w:shd w:val="clear" w:color="auto" w:fill="auto"/>
            <w:vAlign w:val="center"/>
          </w:tcPr>
          <w:p w14:paraId="3CA9AB27">
            <w:pPr>
              <w:spacing w:line="400" w:lineRule="exact"/>
              <w:jc w:val="center"/>
              <w:rPr>
                <w:rFonts w:ascii="Arial" w:hAnsi="Arial" w:cs="Arial"/>
                <w:color w:val="000000"/>
                <w:szCs w:val="21"/>
              </w:rPr>
            </w:pPr>
            <w:r>
              <w:rPr>
                <w:rFonts w:ascii="Arial" w:hAnsi="Arial" w:cs="Arial"/>
                <w:color w:val="000000"/>
                <w:szCs w:val="21"/>
              </w:rPr>
              <w:t>本年度</w:t>
            </w:r>
          </w:p>
        </w:tc>
        <w:tc>
          <w:tcPr>
            <w:tcW w:w="856" w:type="pct"/>
            <w:shd w:val="clear" w:color="auto" w:fill="auto"/>
            <w:vAlign w:val="center"/>
          </w:tcPr>
          <w:p w14:paraId="5417C4F1">
            <w:pPr>
              <w:spacing w:line="400" w:lineRule="exact"/>
              <w:jc w:val="center"/>
              <w:rPr>
                <w:rFonts w:ascii="Arial" w:hAnsi="Arial" w:cs="Arial"/>
                <w:color w:val="000000"/>
                <w:szCs w:val="21"/>
              </w:rPr>
            </w:pPr>
            <w:r>
              <w:rPr>
                <w:rFonts w:ascii="Arial" w:hAnsi="Arial" w:cs="Arial"/>
                <w:color w:val="000000"/>
                <w:szCs w:val="21"/>
              </w:rPr>
              <w:t>上一年度</w:t>
            </w:r>
          </w:p>
        </w:tc>
        <w:tc>
          <w:tcPr>
            <w:tcW w:w="331" w:type="pct"/>
            <w:shd w:val="clear" w:color="auto" w:fill="auto"/>
            <w:vAlign w:val="center"/>
          </w:tcPr>
          <w:p w14:paraId="2EEB4039">
            <w:pPr>
              <w:spacing w:line="400" w:lineRule="exact"/>
              <w:jc w:val="center"/>
              <w:rPr>
                <w:rFonts w:ascii="Arial" w:hAnsi="Arial" w:cs="Arial"/>
                <w:color w:val="000000"/>
                <w:szCs w:val="21"/>
              </w:rPr>
            </w:pPr>
            <w:r>
              <w:rPr>
                <w:rFonts w:ascii="Arial" w:hAnsi="Arial" w:cs="Arial"/>
                <w:color w:val="000000"/>
                <w:szCs w:val="21"/>
              </w:rPr>
              <w:t>本年度</w:t>
            </w:r>
          </w:p>
        </w:tc>
        <w:tc>
          <w:tcPr>
            <w:tcW w:w="669" w:type="pct"/>
            <w:shd w:val="clear" w:color="auto" w:fill="auto"/>
            <w:vAlign w:val="center"/>
          </w:tcPr>
          <w:p w14:paraId="120B890D">
            <w:pPr>
              <w:spacing w:line="400" w:lineRule="exact"/>
              <w:jc w:val="center"/>
              <w:rPr>
                <w:rFonts w:ascii="Arial" w:hAnsi="Arial" w:cs="Arial"/>
                <w:color w:val="000000"/>
                <w:szCs w:val="21"/>
              </w:rPr>
            </w:pPr>
            <w:r>
              <w:rPr>
                <w:rFonts w:ascii="Arial" w:hAnsi="Arial" w:cs="Arial"/>
                <w:color w:val="000000"/>
                <w:szCs w:val="21"/>
              </w:rPr>
              <w:t>上一年度</w:t>
            </w:r>
          </w:p>
        </w:tc>
        <w:tc>
          <w:tcPr>
            <w:tcW w:w="317" w:type="pct"/>
            <w:shd w:val="clear" w:color="auto" w:fill="auto"/>
            <w:vAlign w:val="center"/>
          </w:tcPr>
          <w:p w14:paraId="5F956FFE">
            <w:pPr>
              <w:spacing w:line="400" w:lineRule="exact"/>
              <w:jc w:val="center"/>
              <w:rPr>
                <w:rFonts w:ascii="Arial" w:hAnsi="Arial" w:cs="Arial"/>
                <w:color w:val="000000"/>
                <w:szCs w:val="21"/>
              </w:rPr>
            </w:pPr>
            <w:r>
              <w:rPr>
                <w:rFonts w:ascii="Arial" w:hAnsi="Arial" w:cs="Arial"/>
                <w:color w:val="000000"/>
                <w:szCs w:val="21"/>
              </w:rPr>
              <w:t>本年度</w:t>
            </w:r>
          </w:p>
        </w:tc>
        <w:tc>
          <w:tcPr>
            <w:tcW w:w="581" w:type="pct"/>
            <w:shd w:val="clear" w:color="auto" w:fill="auto"/>
            <w:vAlign w:val="center"/>
          </w:tcPr>
          <w:p w14:paraId="02F64CED">
            <w:pPr>
              <w:spacing w:line="400" w:lineRule="exact"/>
              <w:jc w:val="center"/>
              <w:rPr>
                <w:rFonts w:ascii="Arial" w:hAnsi="Arial" w:cs="Arial"/>
                <w:color w:val="000000"/>
                <w:szCs w:val="21"/>
              </w:rPr>
            </w:pPr>
            <w:r>
              <w:rPr>
                <w:rFonts w:ascii="Arial" w:hAnsi="Arial" w:cs="Arial"/>
                <w:color w:val="000000"/>
                <w:szCs w:val="21"/>
              </w:rPr>
              <w:t>上一年度</w:t>
            </w:r>
          </w:p>
        </w:tc>
        <w:tc>
          <w:tcPr>
            <w:tcW w:w="317" w:type="pct"/>
            <w:shd w:val="clear" w:color="auto" w:fill="auto"/>
            <w:vAlign w:val="center"/>
          </w:tcPr>
          <w:p w14:paraId="3DF1D7EB">
            <w:pPr>
              <w:spacing w:line="400" w:lineRule="exact"/>
              <w:jc w:val="center"/>
              <w:rPr>
                <w:rFonts w:ascii="Arial" w:hAnsi="Arial" w:cs="Arial"/>
                <w:color w:val="000000"/>
                <w:szCs w:val="21"/>
              </w:rPr>
            </w:pPr>
            <w:r>
              <w:rPr>
                <w:rFonts w:ascii="Arial" w:hAnsi="Arial" w:cs="Arial"/>
                <w:color w:val="000000"/>
                <w:szCs w:val="21"/>
              </w:rPr>
              <w:t>本年度</w:t>
            </w:r>
          </w:p>
        </w:tc>
        <w:tc>
          <w:tcPr>
            <w:tcW w:w="666" w:type="pct"/>
            <w:shd w:val="clear" w:color="auto" w:fill="auto"/>
            <w:vAlign w:val="center"/>
          </w:tcPr>
          <w:p w14:paraId="01F53894">
            <w:pPr>
              <w:spacing w:line="400" w:lineRule="exact"/>
              <w:jc w:val="center"/>
              <w:rPr>
                <w:rFonts w:ascii="Arial" w:hAnsi="Arial" w:cs="Arial"/>
                <w:color w:val="000000"/>
                <w:szCs w:val="21"/>
              </w:rPr>
            </w:pPr>
            <w:r>
              <w:rPr>
                <w:rFonts w:ascii="Arial" w:hAnsi="Arial" w:cs="Arial"/>
                <w:color w:val="000000"/>
                <w:szCs w:val="21"/>
              </w:rPr>
              <w:t>上一年度</w:t>
            </w:r>
          </w:p>
        </w:tc>
      </w:tr>
      <w:tr w14:paraId="06B8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shd w:val="clear" w:color="auto" w:fill="auto"/>
            <w:vAlign w:val="center"/>
          </w:tcPr>
          <w:p w14:paraId="0216D989">
            <w:pPr>
              <w:spacing w:line="400" w:lineRule="exact"/>
              <w:jc w:val="center"/>
              <w:rPr>
                <w:rFonts w:ascii="Arial" w:hAnsi="Arial" w:cs="Arial"/>
                <w:color w:val="000000"/>
                <w:szCs w:val="21"/>
              </w:rPr>
            </w:pPr>
            <w:r>
              <w:rPr>
                <w:rFonts w:ascii="Arial" w:hAnsi="Arial" w:cs="Arial"/>
                <w:color w:val="000000"/>
                <w:szCs w:val="21"/>
              </w:rPr>
              <w:t>100%</w:t>
            </w:r>
          </w:p>
        </w:tc>
        <w:tc>
          <w:tcPr>
            <w:tcW w:w="415" w:type="pct"/>
            <w:shd w:val="clear" w:color="auto" w:fill="auto"/>
            <w:vAlign w:val="center"/>
          </w:tcPr>
          <w:p w14:paraId="41A40D8C">
            <w:pPr>
              <w:spacing w:line="400" w:lineRule="exact"/>
              <w:jc w:val="center"/>
              <w:rPr>
                <w:rFonts w:ascii="Arial" w:hAnsi="Arial" w:cs="Arial"/>
                <w:color w:val="000000"/>
                <w:szCs w:val="21"/>
              </w:rPr>
            </w:pPr>
            <w:r>
              <w:rPr>
                <w:rFonts w:ascii="Arial" w:hAnsi="Arial" w:cs="Arial"/>
                <w:color w:val="000000"/>
                <w:szCs w:val="21"/>
              </w:rPr>
              <w:t>N/A</w:t>
            </w:r>
          </w:p>
        </w:tc>
        <w:tc>
          <w:tcPr>
            <w:tcW w:w="317" w:type="pct"/>
            <w:shd w:val="clear" w:color="auto" w:fill="auto"/>
            <w:vAlign w:val="center"/>
          </w:tcPr>
          <w:p w14:paraId="4DA89737">
            <w:pPr>
              <w:spacing w:line="400" w:lineRule="exact"/>
              <w:jc w:val="center"/>
              <w:rPr>
                <w:rFonts w:ascii="Arial" w:hAnsi="Arial" w:cs="Arial"/>
                <w:color w:val="000000"/>
                <w:szCs w:val="21"/>
              </w:rPr>
            </w:pPr>
            <w:r>
              <w:rPr>
                <w:rFonts w:ascii="Arial" w:hAnsi="Arial" w:cs="Arial"/>
                <w:color w:val="000000"/>
                <w:szCs w:val="21"/>
              </w:rPr>
              <w:t>0%</w:t>
            </w:r>
          </w:p>
        </w:tc>
        <w:tc>
          <w:tcPr>
            <w:tcW w:w="856" w:type="pct"/>
            <w:shd w:val="clear" w:color="auto" w:fill="auto"/>
            <w:vAlign w:val="center"/>
          </w:tcPr>
          <w:p w14:paraId="57BE0447">
            <w:pPr>
              <w:spacing w:line="400" w:lineRule="exact"/>
              <w:jc w:val="center"/>
              <w:rPr>
                <w:rFonts w:ascii="Arial" w:hAnsi="Arial" w:cs="Arial"/>
                <w:color w:val="000000"/>
                <w:szCs w:val="21"/>
              </w:rPr>
            </w:pPr>
            <w:r>
              <w:rPr>
                <w:rFonts w:ascii="Arial" w:hAnsi="Arial" w:cs="Arial"/>
                <w:color w:val="000000"/>
                <w:szCs w:val="21"/>
              </w:rPr>
              <w:t>N/A</w:t>
            </w:r>
          </w:p>
        </w:tc>
        <w:tc>
          <w:tcPr>
            <w:tcW w:w="331" w:type="pct"/>
            <w:shd w:val="clear" w:color="auto" w:fill="auto"/>
            <w:vAlign w:val="center"/>
          </w:tcPr>
          <w:p w14:paraId="2FB6F5D4">
            <w:pPr>
              <w:spacing w:line="400" w:lineRule="exact"/>
              <w:jc w:val="center"/>
              <w:rPr>
                <w:rFonts w:ascii="Arial" w:hAnsi="Arial" w:cs="Arial"/>
                <w:color w:val="000000"/>
                <w:szCs w:val="21"/>
              </w:rPr>
            </w:pPr>
            <w:r>
              <w:rPr>
                <w:rFonts w:ascii="Arial" w:hAnsi="Arial" w:cs="Arial"/>
                <w:color w:val="000000"/>
                <w:szCs w:val="21"/>
              </w:rPr>
              <w:t>17%</w:t>
            </w:r>
          </w:p>
        </w:tc>
        <w:tc>
          <w:tcPr>
            <w:tcW w:w="669" w:type="pct"/>
            <w:shd w:val="clear" w:color="auto" w:fill="auto"/>
            <w:vAlign w:val="center"/>
          </w:tcPr>
          <w:p w14:paraId="19019E49">
            <w:pPr>
              <w:spacing w:line="400" w:lineRule="exact"/>
              <w:jc w:val="center"/>
              <w:rPr>
                <w:rFonts w:ascii="Arial" w:hAnsi="Arial" w:cs="Arial"/>
                <w:color w:val="000000"/>
                <w:szCs w:val="21"/>
              </w:rPr>
            </w:pPr>
            <w:r>
              <w:rPr>
                <w:rFonts w:ascii="Arial" w:hAnsi="Arial" w:cs="Arial"/>
                <w:color w:val="000000"/>
                <w:szCs w:val="21"/>
              </w:rPr>
              <w:t>N/A</w:t>
            </w:r>
          </w:p>
        </w:tc>
        <w:tc>
          <w:tcPr>
            <w:tcW w:w="317" w:type="pct"/>
            <w:shd w:val="clear" w:color="auto" w:fill="auto"/>
            <w:vAlign w:val="center"/>
          </w:tcPr>
          <w:p w14:paraId="6E2208F2">
            <w:pPr>
              <w:spacing w:line="400" w:lineRule="exact"/>
              <w:jc w:val="center"/>
              <w:rPr>
                <w:rFonts w:ascii="Arial" w:hAnsi="Arial" w:cs="Arial"/>
                <w:color w:val="000000"/>
                <w:szCs w:val="21"/>
              </w:rPr>
            </w:pPr>
            <w:r>
              <w:rPr>
                <w:rFonts w:ascii="Arial" w:hAnsi="Arial" w:cs="Arial"/>
                <w:color w:val="000000"/>
                <w:szCs w:val="21"/>
              </w:rPr>
              <w:t>0%</w:t>
            </w:r>
          </w:p>
        </w:tc>
        <w:tc>
          <w:tcPr>
            <w:tcW w:w="581" w:type="pct"/>
            <w:shd w:val="clear" w:color="auto" w:fill="auto"/>
            <w:vAlign w:val="center"/>
          </w:tcPr>
          <w:p w14:paraId="2ABE0F1F">
            <w:pPr>
              <w:spacing w:line="400" w:lineRule="exact"/>
              <w:jc w:val="center"/>
              <w:rPr>
                <w:rFonts w:ascii="Arial" w:hAnsi="Arial" w:cs="Arial"/>
                <w:color w:val="000000"/>
                <w:szCs w:val="21"/>
              </w:rPr>
            </w:pPr>
            <w:r>
              <w:rPr>
                <w:rFonts w:ascii="Arial" w:hAnsi="Arial" w:cs="Arial"/>
                <w:color w:val="000000"/>
                <w:szCs w:val="21"/>
              </w:rPr>
              <w:t>N/A</w:t>
            </w:r>
          </w:p>
        </w:tc>
        <w:tc>
          <w:tcPr>
            <w:tcW w:w="317" w:type="pct"/>
            <w:shd w:val="clear" w:color="auto" w:fill="auto"/>
            <w:vAlign w:val="center"/>
          </w:tcPr>
          <w:p w14:paraId="5856DE9E">
            <w:pPr>
              <w:spacing w:line="400" w:lineRule="exact"/>
              <w:jc w:val="center"/>
              <w:rPr>
                <w:rFonts w:ascii="Arial" w:hAnsi="Arial" w:cs="Arial"/>
                <w:color w:val="000000"/>
                <w:szCs w:val="21"/>
              </w:rPr>
            </w:pPr>
            <w:r>
              <w:rPr>
                <w:rFonts w:ascii="Arial" w:hAnsi="Arial" w:cs="Arial"/>
                <w:color w:val="000000"/>
                <w:szCs w:val="21"/>
              </w:rPr>
              <w:t>0%</w:t>
            </w:r>
          </w:p>
        </w:tc>
        <w:tc>
          <w:tcPr>
            <w:tcW w:w="666" w:type="pct"/>
            <w:shd w:val="clear" w:color="auto" w:fill="auto"/>
            <w:vAlign w:val="center"/>
          </w:tcPr>
          <w:p w14:paraId="17A742BF">
            <w:pPr>
              <w:spacing w:line="400" w:lineRule="exact"/>
              <w:jc w:val="center"/>
              <w:rPr>
                <w:rFonts w:ascii="Arial" w:hAnsi="Arial" w:cs="Arial"/>
                <w:color w:val="000000"/>
                <w:szCs w:val="21"/>
              </w:rPr>
            </w:pPr>
            <w:r>
              <w:rPr>
                <w:rFonts w:ascii="Arial" w:hAnsi="Arial" w:cs="Arial"/>
                <w:color w:val="000000"/>
                <w:szCs w:val="21"/>
              </w:rPr>
              <w:t>N/A</w:t>
            </w:r>
          </w:p>
        </w:tc>
      </w:tr>
    </w:tbl>
    <w:p w14:paraId="320382A9">
      <w:pPr>
        <w:spacing w:line="400" w:lineRule="exact"/>
        <w:ind w:left="420" w:leftChars="200"/>
        <w:jc w:val="left"/>
        <w:rPr>
          <w:rFonts w:ascii="Arial" w:hAnsi="Arial" w:cs="Arial"/>
          <w:sz w:val="24"/>
          <w:szCs w:val="24"/>
        </w:rPr>
      </w:pPr>
      <w:r>
        <w:rPr>
          <w:rFonts w:ascii="Arial" w:hAnsi="Arial" w:cs="Arial"/>
          <w:sz w:val="24"/>
          <w:szCs w:val="24"/>
        </w:rPr>
        <w:t>评价：</w:t>
      </w:r>
      <w:r>
        <w:rPr>
          <w:rFonts w:hint="eastAsia" w:ascii="Arial" w:hAnsi="Arial" w:cs="Arial"/>
          <w:sz w:val="24"/>
          <w:szCs w:val="24"/>
        </w:rPr>
        <w:t>2</w:t>
      </w:r>
      <w:r>
        <w:rPr>
          <w:rFonts w:ascii="Arial" w:hAnsi="Arial" w:cs="Arial"/>
          <w:sz w:val="24"/>
          <w:szCs w:val="24"/>
        </w:rPr>
        <w:t>025</w:t>
      </w:r>
      <w:r>
        <w:rPr>
          <w:rFonts w:hint="eastAsia" w:ascii="Arial" w:hAnsi="Arial" w:cs="Arial"/>
          <w:sz w:val="24"/>
          <w:szCs w:val="24"/>
        </w:rPr>
        <w:t>年</w:t>
      </w:r>
      <w:r>
        <w:rPr>
          <w:rFonts w:hint="eastAsia" w:ascii="Arial" w:hAnsi="Arial" w:cs="Arial"/>
          <w:sz w:val="24"/>
          <w:szCs w:val="24"/>
          <w:lang w:eastAsia="zh-CN"/>
        </w:rPr>
        <w:t>产品名（ll）</w:t>
      </w:r>
      <w:r>
        <w:rPr>
          <w:rFonts w:hint="eastAsia" w:ascii="Arial" w:hAnsi="Arial" w:cs="Arial"/>
          <w:sz w:val="24"/>
          <w:szCs w:val="24"/>
        </w:rPr>
        <w:t>注射液于2025年03月27日取得</w:t>
      </w:r>
      <w:r>
        <w:rPr>
          <w:rFonts w:ascii="Arial" w:hAnsi="Arial" w:cs="Arial"/>
          <w:sz w:val="24"/>
          <w:szCs w:val="24"/>
        </w:rPr>
        <w:t>批件</w:t>
      </w:r>
      <w:r>
        <w:rPr>
          <w:rFonts w:hint="eastAsia" w:ascii="Arial" w:hAnsi="Arial" w:cs="Arial"/>
          <w:sz w:val="24"/>
          <w:szCs w:val="24"/>
        </w:rPr>
        <w:t>，故</w:t>
      </w:r>
      <w:r>
        <w:rPr>
          <w:rFonts w:ascii="Arial" w:hAnsi="Arial" w:cs="Arial"/>
          <w:sz w:val="24"/>
          <w:szCs w:val="24"/>
        </w:rPr>
        <w:t>本年度</w:t>
      </w:r>
      <w:r>
        <w:rPr>
          <w:rFonts w:hint="eastAsia" w:ascii="Arial" w:hAnsi="Arial" w:cs="Arial"/>
          <w:sz w:val="24"/>
          <w:szCs w:val="24"/>
        </w:rPr>
        <w:t>2025年</w:t>
      </w:r>
      <w:r>
        <w:rPr>
          <w:rFonts w:ascii="Arial" w:hAnsi="Arial" w:cs="Arial"/>
          <w:sz w:val="24"/>
          <w:szCs w:val="24"/>
        </w:rPr>
        <w:t>首次进行</w:t>
      </w:r>
      <w:r>
        <w:rPr>
          <w:rFonts w:hint="eastAsia" w:ascii="Arial" w:hAnsi="Arial" w:cs="Arial"/>
          <w:sz w:val="24"/>
          <w:szCs w:val="24"/>
        </w:rPr>
        <w:t>上市后</w:t>
      </w:r>
      <w:r>
        <w:rPr>
          <w:rFonts w:ascii="Arial" w:hAnsi="Arial" w:cs="Arial"/>
          <w:sz w:val="24"/>
          <w:szCs w:val="24"/>
        </w:rPr>
        <w:t>产品质量回顾分析</w:t>
      </w:r>
      <w:r>
        <w:rPr>
          <w:rFonts w:hint="eastAsia" w:ascii="Arial" w:hAnsi="Arial" w:cs="Arial"/>
          <w:sz w:val="24"/>
          <w:szCs w:val="24"/>
        </w:rPr>
        <w:t>，6批</w:t>
      </w:r>
      <w:r>
        <w:rPr>
          <w:rFonts w:hint="eastAsia" w:ascii="Arial" w:hAnsi="Arial" w:cs="Arial"/>
          <w:sz w:val="24"/>
          <w:szCs w:val="24"/>
          <w:lang w:eastAsia="zh-CN"/>
        </w:rPr>
        <w:t>产品名（ll）</w:t>
      </w:r>
      <w:r>
        <w:rPr>
          <w:rFonts w:hint="eastAsia" w:ascii="Arial" w:hAnsi="Arial" w:cs="Arial"/>
          <w:sz w:val="24"/>
          <w:szCs w:val="24"/>
        </w:rPr>
        <w:t>注射液批次接受率1</w:t>
      </w:r>
      <w:r>
        <w:rPr>
          <w:rFonts w:ascii="Arial" w:hAnsi="Arial" w:cs="Arial"/>
          <w:sz w:val="24"/>
          <w:szCs w:val="24"/>
        </w:rPr>
        <w:t>00</w:t>
      </w:r>
      <w:r>
        <w:rPr>
          <w:rFonts w:hint="eastAsia" w:ascii="Arial" w:hAnsi="Arial" w:cs="Arial"/>
          <w:sz w:val="24"/>
          <w:szCs w:val="24"/>
        </w:rPr>
        <w:t>%，没有无菌失败情况，收到2起投诉，其中1次投诉是与产品质量有关，无退货处理，召回情况。</w:t>
      </w:r>
    </w:p>
    <w:p w14:paraId="0B2E133D">
      <w:pPr>
        <w:spacing w:line="400" w:lineRule="exact"/>
        <w:ind w:left="420" w:leftChars="200"/>
        <w:jc w:val="left"/>
        <w:rPr>
          <w:rFonts w:ascii="Arial" w:hAnsi="Arial" w:cs="Arial"/>
          <w:sz w:val="24"/>
          <w:szCs w:val="24"/>
        </w:rPr>
      </w:pPr>
      <w:r>
        <w:rPr>
          <w:rFonts w:ascii="Arial" w:hAnsi="Arial" w:cs="Arial"/>
          <w:sz w:val="24"/>
          <w:szCs w:val="24"/>
        </w:rPr>
        <w:t>备注：</w:t>
      </w:r>
    </w:p>
    <w:p w14:paraId="01A4C11D">
      <w:pPr>
        <w:spacing w:line="400" w:lineRule="exact"/>
        <w:ind w:left="420" w:leftChars="200"/>
        <w:jc w:val="left"/>
        <w:rPr>
          <w:rFonts w:ascii="Arial" w:hAnsi="Arial" w:cs="Arial"/>
          <w:sz w:val="24"/>
          <w:szCs w:val="24"/>
        </w:rPr>
      </w:pPr>
      <w:r>
        <w:rPr>
          <w:rFonts w:ascii="Arial" w:hAnsi="Arial" w:cs="Arial"/>
          <w:sz w:val="24"/>
          <w:szCs w:val="24"/>
        </w:rPr>
        <w:t>批次接受率=可接受批数/全年生产总批数</w:t>
      </w:r>
    </w:p>
    <w:p w14:paraId="2891209F">
      <w:pPr>
        <w:spacing w:line="400" w:lineRule="exact"/>
        <w:ind w:left="420" w:leftChars="200"/>
        <w:jc w:val="left"/>
        <w:rPr>
          <w:rFonts w:ascii="Arial" w:hAnsi="Arial" w:cs="Arial"/>
          <w:sz w:val="24"/>
          <w:szCs w:val="24"/>
        </w:rPr>
      </w:pPr>
      <w:r>
        <w:rPr>
          <w:rFonts w:ascii="Arial" w:hAnsi="Arial" w:cs="Arial"/>
          <w:sz w:val="24"/>
          <w:szCs w:val="24"/>
        </w:rPr>
        <w:t>无菌失败率=无菌不合格批数/全年生产总批数</w:t>
      </w:r>
    </w:p>
    <w:p w14:paraId="629D383F">
      <w:pPr>
        <w:spacing w:line="400" w:lineRule="exact"/>
        <w:ind w:left="420" w:leftChars="200"/>
        <w:jc w:val="left"/>
        <w:rPr>
          <w:rFonts w:ascii="Arial" w:hAnsi="Arial" w:cs="Arial"/>
          <w:sz w:val="24"/>
          <w:szCs w:val="24"/>
        </w:rPr>
      </w:pPr>
      <w:r>
        <w:rPr>
          <w:rFonts w:ascii="Arial" w:hAnsi="Arial" w:cs="Arial"/>
          <w:sz w:val="24"/>
          <w:szCs w:val="24"/>
        </w:rPr>
        <w:t>产品质量投诉率=该产品质量投诉批数/全年生产总批数</w:t>
      </w:r>
    </w:p>
    <w:p w14:paraId="5649EC78">
      <w:pPr>
        <w:spacing w:line="400" w:lineRule="exact"/>
        <w:ind w:left="420" w:leftChars="200"/>
        <w:jc w:val="left"/>
        <w:rPr>
          <w:rFonts w:ascii="Arial" w:hAnsi="Arial" w:cs="Arial"/>
          <w:sz w:val="24"/>
          <w:szCs w:val="24"/>
        </w:rPr>
      </w:pPr>
      <w:r>
        <w:rPr>
          <w:rFonts w:ascii="Arial" w:hAnsi="Arial" w:cs="Arial"/>
          <w:sz w:val="24"/>
          <w:szCs w:val="24"/>
        </w:rPr>
        <w:t>产品质量退货率=该产品质量退货批数/全年生产总批数</w:t>
      </w:r>
    </w:p>
    <w:p w14:paraId="0ADC8623">
      <w:pPr>
        <w:spacing w:line="400" w:lineRule="exact"/>
        <w:ind w:left="420" w:leftChars="200"/>
        <w:jc w:val="left"/>
        <w:rPr>
          <w:rFonts w:ascii="Arial" w:hAnsi="Arial" w:cs="Arial"/>
          <w:sz w:val="24"/>
          <w:szCs w:val="24"/>
        </w:rPr>
      </w:pPr>
      <w:r>
        <w:rPr>
          <w:rFonts w:ascii="Arial" w:hAnsi="Arial" w:cs="Arial"/>
          <w:sz w:val="24"/>
          <w:szCs w:val="24"/>
        </w:rPr>
        <w:t>召回率=召回批数/全年生产总批数</w:t>
      </w:r>
    </w:p>
    <w:p w14:paraId="1A1D3E36">
      <w:pPr>
        <w:pStyle w:val="2"/>
        <w:spacing w:before="0" w:beforeLines="0" w:after="0" w:afterLines="0" w:line="240" w:lineRule="auto"/>
        <w:rPr>
          <w:rFonts w:ascii="Arial" w:hAnsi="Arial" w:cs="Arial"/>
          <w:b w:val="0"/>
        </w:rPr>
      </w:pPr>
      <w:bookmarkStart w:id="2" w:name="_Toc219973063"/>
      <w:r>
        <w:rPr>
          <w:rFonts w:ascii="Arial" w:hAnsi="Arial" w:cs="Arial"/>
          <w:b w:val="0"/>
        </w:rPr>
        <w:t>3 产品质量符合性统计</w:t>
      </w:r>
      <w:bookmarkEnd w:id="2"/>
    </w:p>
    <w:p w14:paraId="3E81F654">
      <w:pPr>
        <w:tabs>
          <w:tab w:val="center" w:pos="4818"/>
        </w:tabs>
        <w:spacing w:line="400" w:lineRule="exact"/>
        <w:jc w:val="left"/>
        <w:rPr>
          <w:rFonts w:ascii="Arial" w:hAnsi="Arial" w:cs="Arial"/>
          <w:sz w:val="24"/>
          <w:szCs w:val="24"/>
        </w:rPr>
      </w:pPr>
      <w:r>
        <w:rPr>
          <w:rFonts w:ascii="Arial" w:hAnsi="Arial" w:cs="Arial"/>
          <w:sz w:val="24"/>
          <w:szCs w:val="24"/>
        </w:rPr>
        <w:t xml:space="preserve">3.1  </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注册</w:t>
      </w:r>
      <w:r>
        <w:rPr>
          <w:rFonts w:hint="eastAsia" w:ascii="Arial" w:hAnsi="Arial" w:cs="Arial"/>
          <w:sz w:val="24"/>
          <w:szCs w:val="24"/>
        </w:rPr>
        <w:t>标准质量符合性评价</w:t>
      </w:r>
      <w:r>
        <w:rPr>
          <w:rFonts w:ascii="Arial" w:hAnsi="Arial" w:cs="Arial"/>
          <w:sz w:val="24"/>
          <w:szCs w:val="24"/>
        </w:rPr>
        <w:tab/>
      </w:r>
    </w:p>
    <w:p w14:paraId="241A5447">
      <w:pPr>
        <w:pStyle w:val="26"/>
        <w:spacing w:line="400" w:lineRule="exact"/>
        <w:ind w:left="630" w:leftChars="300"/>
        <w:rPr>
          <w:rFonts w:ascii="Arial" w:hAnsi="Arial" w:eastAsia="黑体" w:cs="Arial"/>
          <w:bCs/>
          <w:sz w:val="24"/>
        </w:rPr>
      </w:pPr>
      <w:r>
        <w:rPr>
          <w:rFonts w:ascii="Arial" w:hAnsi="Arial" w:cs="Arial"/>
          <w:sz w:val="24"/>
        </w:rPr>
        <w:t>2025年生产</w:t>
      </w:r>
      <w:r>
        <w:rPr>
          <w:rFonts w:hint="eastAsia" w:ascii="Arial" w:hAnsi="Arial" w:cs="Arial"/>
          <w:sz w:val="24"/>
          <w:lang w:eastAsia="zh-CN"/>
        </w:rPr>
        <w:t>产品名（ll）</w:t>
      </w:r>
      <w:r>
        <w:rPr>
          <w:rFonts w:hint="eastAsia" w:ascii="Arial" w:hAnsi="Arial" w:cs="Arial"/>
          <w:sz w:val="24"/>
        </w:rPr>
        <w:t>注射液</w:t>
      </w:r>
      <w:r>
        <w:rPr>
          <w:rFonts w:ascii="Arial" w:hAnsi="Arial" w:cs="Arial"/>
          <w:sz w:val="24"/>
        </w:rPr>
        <w:t>共有6批，按照</w:t>
      </w:r>
      <w:r>
        <w:rPr>
          <w:rFonts w:hint="eastAsia" w:ascii="Arial" w:hAnsi="Arial" w:cs="Arial"/>
          <w:sz w:val="24"/>
        </w:rPr>
        <w:t>《</w:t>
      </w:r>
      <w:r>
        <w:rPr>
          <w:rFonts w:hint="eastAsia" w:ascii="Arial" w:hAnsi="Arial" w:cs="Arial"/>
          <w:sz w:val="24"/>
          <w:lang w:eastAsia="zh-CN"/>
        </w:rPr>
        <w:t>产品名（ll）</w:t>
      </w:r>
      <w:r>
        <w:rPr>
          <w:rFonts w:hint="eastAsia" w:ascii="Arial" w:hAnsi="Arial" w:cs="Arial"/>
          <w:sz w:val="24"/>
        </w:rPr>
        <w:t>注射液</w:t>
      </w:r>
      <w:r>
        <w:rPr>
          <w:rFonts w:ascii="Arial" w:hAnsi="Arial" w:cs="Arial"/>
          <w:sz w:val="24"/>
        </w:rPr>
        <w:t>质量标准</w:t>
      </w:r>
      <w:r>
        <w:rPr>
          <w:rFonts w:hint="eastAsia" w:ascii="Arial" w:hAnsi="Arial" w:cs="Arial"/>
          <w:sz w:val="24"/>
        </w:rPr>
        <w:t>》（GQA-Q014</w:t>
      </w:r>
      <w:r>
        <w:rPr>
          <w:rFonts w:ascii="Arial" w:hAnsi="Arial" w:cs="Arial"/>
          <w:sz w:val="24"/>
        </w:rPr>
        <w:t>6.05</w:t>
      </w:r>
      <w:r>
        <w:rPr>
          <w:rFonts w:hint="eastAsia" w:ascii="Arial" w:hAnsi="Arial" w:cs="Arial"/>
          <w:sz w:val="24"/>
        </w:rPr>
        <w:t>）</w:t>
      </w:r>
      <w:r>
        <w:rPr>
          <w:rFonts w:ascii="Arial" w:hAnsi="Arial" w:cs="Arial"/>
          <w:sz w:val="24"/>
        </w:rPr>
        <w:t>要求进行质量回顾。具体情况如下</w:t>
      </w:r>
      <w:r>
        <w:rPr>
          <w:rFonts w:hint="eastAsia" w:ascii="Arial" w:hAnsi="Arial" w:cs="Arial"/>
          <w:sz w:val="24"/>
        </w:rPr>
        <w:t>：</w:t>
      </w:r>
    </w:p>
    <w:p w14:paraId="211FFB1E">
      <w:pPr>
        <w:pStyle w:val="26"/>
        <w:spacing w:line="400" w:lineRule="exact"/>
        <w:rPr>
          <w:rFonts w:ascii="Arial" w:hAnsi="Arial" w:cs="Arial"/>
          <w:sz w:val="24"/>
        </w:rPr>
      </w:pPr>
      <w:bookmarkStart w:id="3" w:name="_Hlk138604573"/>
      <w:r>
        <w:rPr>
          <w:rFonts w:ascii="Arial" w:hAnsi="Arial" w:cs="Arial"/>
          <w:sz w:val="24"/>
        </w:rPr>
        <w:t>3.1.1  性状</w:t>
      </w:r>
    </w:p>
    <w:bookmarkEnd w:id="3"/>
    <w:p w14:paraId="62F160C6">
      <w:pPr>
        <w:pStyle w:val="26"/>
        <w:spacing w:line="400" w:lineRule="exact"/>
        <w:rPr>
          <w:rFonts w:ascii="Arial" w:hAnsi="Arial" w:cs="Arial"/>
          <w:sz w:val="24"/>
        </w:rPr>
      </w:pPr>
      <w:r>
        <w:rPr>
          <w:rFonts w:ascii="Arial" w:hAnsi="Arial" w:cs="Arial"/>
          <w:sz w:val="24"/>
        </w:rPr>
        <w:t>3.1.1.1  外观：</w:t>
      </w:r>
      <w:r>
        <w:rPr>
          <w:rFonts w:hint="eastAsia" w:ascii="Arial" w:hAnsi="Arial" w:cs="Arial"/>
          <w:sz w:val="24"/>
        </w:rPr>
        <w:t>无色或几乎无色澄明液体</w:t>
      </w:r>
      <w:r>
        <w:rPr>
          <w:rFonts w:ascii="Arial" w:hAnsi="Arial" w:cs="Arial"/>
          <w:sz w:val="24"/>
        </w:rPr>
        <w:t>；</w:t>
      </w:r>
    </w:p>
    <w:p w14:paraId="5D160526">
      <w:pPr>
        <w:spacing w:line="400" w:lineRule="exact"/>
        <w:ind w:left="794" w:leftChars="378"/>
        <w:rPr>
          <w:rFonts w:ascii="Arial" w:hAnsi="Arial" w:cs="Arial"/>
          <w:sz w:val="24"/>
          <w:szCs w:val="24"/>
        </w:rPr>
      </w:pPr>
      <w:bookmarkStart w:id="4" w:name="_Hlk138604582"/>
      <w:r>
        <w:rPr>
          <w:rFonts w:ascii="Arial" w:hAnsi="Arial" w:cs="Arial"/>
          <w:sz w:val="24"/>
          <w:szCs w:val="24"/>
        </w:rPr>
        <w:t>结论：</w:t>
      </w:r>
      <w:r>
        <w:rPr>
          <w:rFonts w:hint="eastAsia" w:ascii="Arial" w:hAnsi="Arial" w:cs="Arial"/>
          <w:sz w:val="24"/>
          <w:szCs w:val="24"/>
          <w:lang w:eastAsia="zh-CN"/>
        </w:rPr>
        <w:t>产品名（ll）</w:t>
      </w:r>
      <w:r>
        <w:rPr>
          <w:rFonts w:ascii="Arial" w:hAnsi="Arial" w:cs="Arial"/>
          <w:sz w:val="24"/>
          <w:szCs w:val="24"/>
        </w:rPr>
        <w:t>注射液共6批</w:t>
      </w:r>
      <w:r>
        <w:rPr>
          <w:rFonts w:hint="eastAsia" w:ascii="Arial" w:hAnsi="Arial" w:cs="Arial"/>
          <w:sz w:val="24"/>
          <w:szCs w:val="24"/>
        </w:rPr>
        <w:t>的</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外观均为</w:t>
      </w:r>
      <w:commentRangeStart w:id="1"/>
      <w:r>
        <w:rPr>
          <w:rFonts w:ascii="Arial" w:hAnsi="Arial" w:cs="Arial"/>
          <w:sz w:val="24"/>
          <w:szCs w:val="24"/>
        </w:rPr>
        <w:t>无色澄明液体</w:t>
      </w:r>
      <w:commentRangeEnd w:id="1"/>
      <w:r>
        <w:rPr>
          <w:rStyle w:val="16"/>
        </w:rPr>
        <w:commentReference w:id="1"/>
      </w:r>
      <w:r>
        <w:rPr>
          <w:rFonts w:ascii="Arial" w:hAnsi="Arial" w:cs="Arial"/>
          <w:sz w:val="24"/>
          <w:szCs w:val="24"/>
        </w:rPr>
        <w:t>，均符合标准</w:t>
      </w:r>
      <w:r>
        <w:rPr>
          <w:rFonts w:hint="eastAsia" w:ascii="Arial" w:hAnsi="Arial" w:cs="Arial"/>
          <w:sz w:val="24"/>
          <w:szCs w:val="24"/>
        </w:rPr>
        <w:t>规定</w:t>
      </w:r>
      <w:r>
        <w:rPr>
          <w:rFonts w:ascii="Arial" w:hAnsi="Arial" w:cs="Arial"/>
          <w:sz w:val="24"/>
          <w:szCs w:val="24"/>
        </w:rPr>
        <w:t>。</w:t>
      </w:r>
    </w:p>
    <w:p w14:paraId="4EAA921F">
      <w:pPr>
        <w:pStyle w:val="26"/>
        <w:spacing w:line="400" w:lineRule="exact"/>
        <w:rPr>
          <w:rFonts w:ascii="Arial" w:hAnsi="Arial" w:cs="Arial"/>
          <w:sz w:val="24"/>
        </w:rPr>
      </w:pPr>
      <w:r>
        <w:rPr>
          <w:rFonts w:ascii="Arial" w:hAnsi="Arial" w:cs="Arial"/>
          <w:sz w:val="24"/>
        </w:rPr>
        <w:t>3.1.2  鉴别</w:t>
      </w:r>
      <w:bookmarkEnd w:id="4"/>
      <w:r>
        <w:rPr>
          <w:rFonts w:ascii="Arial" w:hAnsi="Arial" w:cs="Arial"/>
          <w:sz w:val="24"/>
        </w:rPr>
        <w:t>：</w:t>
      </w:r>
    </w:p>
    <w:p w14:paraId="1D70D8BE">
      <w:pPr>
        <w:spacing w:line="400" w:lineRule="exact"/>
        <w:ind w:left="420" w:leftChars="200"/>
        <w:rPr>
          <w:rFonts w:ascii="Arial" w:hAnsi="Arial" w:cs="Arial"/>
          <w:sz w:val="24"/>
          <w:szCs w:val="24"/>
        </w:rPr>
      </w:pPr>
      <w:bookmarkStart w:id="5" w:name="_Hlk138604597"/>
      <w:r>
        <w:rPr>
          <w:rFonts w:ascii="Arial" w:hAnsi="Arial" w:cs="Arial"/>
          <w:sz w:val="24"/>
          <w:szCs w:val="24"/>
        </w:rPr>
        <w:t>（1）在含量测定项下记录的色谱图中，供试品溶液主峰的保留时间与对照品溶液主峰的保留时间一致。</w:t>
      </w:r>
    </w:p>
    <w:p w14:paraId="0D37B416">
      <w:pPr>
        <w:spacing w:line="400" w:lineRule="exact"/>
        <w:ind w:left="420" w:leftChars="200"/>
        <w:rPr>
          <w:rFonts w:ascii="Arial" w:hAnsi="Arial" w:cs="Arial"/>
          <w:sz w:val="24"/>
          <w:szCs w:val="24"/>
        </w:rPr>
      </w:pPr>
      <w:r>
        <w:rPr>
          <w:rFonts w:ascii="Arial" w:hAnsi="Arial" w:cs="Arial"/>
          <w:sz w:val="24"/>
          <w:szCs w:val="24"/>
        </w:rPr>
        <w:t>（2）在苯酚检查项下记录的色谱图中，供试品溶液中的苯酚的保留时间应与对照品溶液中苯酚的保留时间一致。</w:t>
      </w:r>
    </w:p>
    <w:p w14:paraId="2D047946">
      <w:pPr>
        <w:spacing w:line="400" w:lineRule="exact"/>
        <w:ind w:firstLine="480" w:firstLineChars="200"/>
        <w:rPr>
          <w:rFonts w:ascii="Arial" w:hAnsi="Arial" w:cs="Arial"/>
          <w:sz w:val="24"/>
          <w:szCs w:val="24"/>
        </w:rPr>
      </w:pPr>
      <w:r>
        <w:rPr>
          <w:rFonts w:ascii="Arial" w:hAnsi="Arial" w:cs="Arial"/>
          <w:sz w:val="24"/>
          <w:szCs w:val="24"/>
        </w:rPr>
        <w:t>结论：</w:t>
      </w:r>
      <w:r>
        <w:rPr>
          <w:rFonts w:hint="eastAsia" w:ascii="Arial" w:hAnsi="Arial" w:cs="Arial"/>
          <w:sz w:val="24"/>
          <w:szCs w:val="24"/>
          <w:lang w:eastAsia="zh-CN"/>
        </w:rPr>
        <w:t>产品名（ll）</w:t>
      </w:r>
      <w:r>
        <w:rPr>
          <w:rFonts w:ascii="Arial" w:hAnsi="Arial" w:cs="Arial"/>
          <w:sz w:val="24"/>
          <w:szCs w:val="24"/>
        </w:rPr>
        <w:t>注射液共6批的鉴别项目均符合标准</w:t>
      </w:r>
      <w:r>
        <w:rPr>
          <w:rFonts w:hint="eastAsia" w:ascii="Arial" w:hAnsi="Arial" w:cs="Arial"/>
          <w:sz w:val="24"/>
          <w:szCs w:val="24"/>
        </w:rPr>
        <w:t>规定</w:t>
      </w:r>
      <w:r>
        <w:rPr>
          <w:rFonts w:ascii="Arial" w:hAnsi="Arial" w:cs="Arial"/>
          <w:sz w:val="24"/>
          <w:szCs w:val="24"/>
        </w:rPr>
        <w:t>。</w:t>
      </w:r>
    </w:p>
    <w:p w14:paraId="4F0C8B15">
      <w:pPr>
        <w:spacing w:line="400" w:lineRule="exact"/>
        <w:rPr>
          <w:rFonts w:ascii="Arial" w:hAnsi="Arial" w:cs="Arial"/>
          <w:sz w:val="24"/>
          <w:szCs w:val="24"/>
        </w:rPr>
      </w:pPr>
      <w:r>
        <w:rPr>
          <w:rFonts w:ascii="Arial" w:hAnsi="Arial" w:cs="Arial"/>
          <w:sz w:val="24"/>
          <w:szCs w:val="24"/>
        </w:rPr>
        <w:t>3.3  pH：7.9-8.4</w:t>
      </w:r>
    </w:p>
    <w:p w14:paraId="2F408D61">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9335278">
      <w:pPr>
        <w:spacing w:line="400" w:lineRule="exact"/>
        <w:ind w:left="630" w:leftChars="300"/>
        <w:rPr>
          <w:rFonts w:ascii="Arial" w:hAnsi="Arial" w:cs="Arial"/>
          <w:color w:val="FF0000"/>
          <w:sz w:val="24"/>
          <w:szCs w:val="24"/>
        </w:rPr>
      </w:pPr>
    </w:p>
    <w:p w14:paraId="3CB73F48">
      <w:pPr>
        <w:spacing w:line="400" w:lineRule="exact"/>
        <w:ind w:left="630" w:leftChars="300"/>
        <w:rPr>
          <w:rFonts w:ascii="Arial" w:hAnsi="Arial" w:cs="Arial"/>
          <w:color w:val="000000" w:themeColor="text1"/>
          <w:sz w:val="24"/>
          <w:szCs w:val="24"/>
          <w14:textFill>
            <w14:solidFill>
              <w14:schemeClr w14:val="tx1"/>
            </w14:solidFill>
          </w14:textFill>
        </w:rPr>
      </w:pPr>
      <w:r>
        <w:rPr>
          <w:rFonts w:hint="eastAsia" w:ascii="Arial" w:hAnsi="Arial" w:cs="Arial"/>
          <w:color w:val="000000" w:themeColor="text1"/>
          <w:sz w:val="24"/>
          <w:szCs w:val="24"/>
          <w14:textFill>
            <w14:solidFill>
              <w14:schemeClr w14:val="tx1"/>
            </w14:solidFill>
          </w14:textFill>
        </w:rPr>
        <w:t>标准限：T</w:t>
      </w:r>
      <w:r>
        <w:rPr>
          <w:rFonts w:ascii="Arial" w:hAnsi="Arial" w:cs="Arial"/>
          <w:color w:val="000000" w:themeColor="text1"/>
          <w:sz w:val="24"/>
          <w:szCs w:val="24"/>
          <w14:textFill>
            <w14:solidFill>
              <w14:schemeClr w14:val="tx1"/>
            </w14:solidFill>
          </w14:textFill>
        </w:rPr>
        <w:t>U=8.4,TL=7.9</w:t>
      </w:r>
    </w:p>
    <w:p w14:paraId="5A7C9987">
      <w:pPr>
        <w:spacing w:line="400" w:lineRule="exact"/>
        <w:ind w:left="630" w:leftChars="300"/>
        <w:rPr>
          <w:rFonts w:ascii="Arial" w:hAnsi="Arial" w:cs="Arial"/>
          <w:sz w:val="24"/>
          <w:szCs w:val="24"/>
        </w:rPr>
      </w:pPr>
      <w:r>
        <w:rPr>
          <w:rFonts w:ascii="Arial" w:hAnsi="Arial" w:cs="Arial"/>
          <w:sz w:val="24"/>
          <w:szCs w:val="24"/>
        </w:rPr>
        <w:t>结论：2025年</w:t>
      </w:r>
      <w:r>
        <w:rPr>
          <w:rFonts w:hint="eastAsia" w:ascii="Arial" w:hAnsi="Arial" w:cs="Arial"/>
          <w:sz w:val="24"/>
          <w:szCs w:val="24"/>
        </w:rPr>
        <w:t>6批</w:t>
      </w:r>
      <w:r>
        <w:rPr>
          <w:rFonts w:hint="eastAsia" w:ascii="Arial" w:hAnsi="Arial" w:cs="Arial"/>
          <w:sz w:val="24"/>
          <w:szCs w:val="24"/>
          <w:lang w:eastAsia="zh-CN"/>
        </w:rPr>
        <w:t>产品名（ll）</w:t>
      </w:r>
      <w:r>
        <w:rPr>
          <w:rFonts w:ascii="Arial" w:hAnsi="Arial" w:cs="Arial"/>
          <w:sz w:val="24"/>
          <w:szCs w:val="24"/>
        </w:rPr>
        <w:t>注射液pH趋势图显示：</w:t>
      </w:r>
      <w:r>
        <w:rPr>
          <w:rFonts w:hint="eastAsia" w:ascii="Arial" w:hAnsi="Arial" w:cs="Arial"/>
          <w:sz w:val="24"/>
          <w:szCs w:val="24"/>
          <w:lang w:eastAsia="zh-CN"/>
        </w:rPr>
        <w:t>产品名（ll）</w:t>
      </w:r>
      <w:r>
        <w:rPr>
          <w:rFonts w:ascii="Arial" w:hAnsi="Arial" w:cs="Arial"/>
          <w:sz w:val="24"/>
          <w:szCs w:val="24"/>
        </w:rPr>
        <w:t>注射液的pH均</w:t>
      </w:r>
      <w:r>
        <w:rPr>
          <w:rFonts w:hint="eastAsia" w:ascii="Arial" w:hAnsi="Arial" w:cs="Arial"/>
          <w:sz w:val="24"/>
          <w:szCs w:val="24"/>
        </w:rPr>
        <w:t>是8</w:t>
      </w:r>
      <w:r>
        <w:rPr>
          <w:rFonts w:ascii="Arial" w:hAnsi="Arial" w:cs="Arial"/>
          <w:sz w:val="24"/>
          <w:szCs w:val="24"/>
        </w:rPr>
        <w:t>.2，</w:t>
      </w:r>
      <w:r>
        <w:rPr>
          <w:rFonts w:hint="eastAsia" w:ascii="Arial" w:hAnsi="Arial" w:cs="Arial"/>
          <w:sz w:val="24"/>
          <w:szCs w:val="24"/>
        </w:rPr>
        <w:t>说明2</w:t>
      </w:r>
      <w:r>
        <w:rPr>
          <w:rFonts w:ascii="Arial" w:hAnsi="Arial" w:cs="Arial"/>
          <w:sz w:val="24"/>
          <w:szCs w:val="24"/>
        </w:rPr>
        <w:t>025</w:t>
      </w:r>
      <w:r>
        <w:rPr>
          <w:rFonts w:hint="eastAsia" w:ascii="Arial" w:hAnsi="Arial" w:cs="Arial"/>
          <w:sz w:val="24"/>
          <w:szCs w:val="24"/>
        </w:rPr>
        <w:t>年共6批</w:t>
      </w:r>
      <w:r>
        <w:rPr>
          <w:rFonts w:hint="eastAsia" w:ascii="Arial" w:hAnsi="Arial" w:cs="Arial"/>
          <w:sz w:val="24"/>
          <w:szCs w:val="24"/>
          <w:lang w:eastAsia="zh-CN"/>
        </w:rPr>
        <w:t>产品名（ll）</w:t>
      </w:r>
      <w:r>
        <w:rPr>
          <w:rFonts w:hint="eastAsia" w:ascii="Arial" w:hAnsi="Arial" w:cs="Arial"/>
          <w:sz w:val="24"/>
          <w:szCs w:val="24"/>
        </w:rPr>
        <w:t>注射液在生产过程中P</w:t>
      </w:r>
      <w:r>
        <w:rPr>
          <w:rFonts w:ascii="Arial" w:hAnsi="Arial" w:cs="Arial"/>
          <w:sz w:val="24"/>
          <w:szCs w:val="24"/>
        </w:rPr>
        <w:t>H</w:t>
      </w:r>
      <w:r>
        <w:rPr>
          <w:rFonts w:hint="eastAsia" w:ascii="Arial" w:hAnsi="Arial" w:cs="Arial"/>
          <w:sz w:val="24"/>
          <w:szCs w:val="24"/>
        </w:rPr>
        <w:t>值控制稳定，均</w:t>
      </w:r>
      <w:r>
        <w:rPr>
          <w:rFonts w:ascii="Arial" w:hAnsi="Arial" w:cs="Arial"/>
          <w:sz w:val="24"/>
          <w:szCs w:val="24"/>
        </w:rPr>
        <w:t>符合标准</w:t>
      </w:r>
      <w:r>
        <w:rPr>
          <w:rFonts w:hint="eastAsia" w:ascii="Arial" w:hAnsi="Arial" w:cs="Arial"/>
          <w:sz w:val="24"/>
          <w:szCs w:val="24"/>
        </w:rPr>
        <w:t>规定</w:t>
      </w:r>
    </w:p>
    <w:p w14:paraId="791AC155">
      <w:pPr>
        <w:spacing w:line="400" w:lineRule="exact"/>
        <w:rPr>
          <w:rFonts w:ascii="Arial" w:hAnsi="Arial" w:cs="Arial"/>
          <w:sz w:val="24"/>
          <w:szCs w:val="24"/>
        </w:rPr>
      </w:pPr>
      <w:r>
        <w:rPr>
          <w:rFonts w:ascii="Arial" w:hAnsi="Arial" w:cs="Arial"/>
          <w:sz w:val="24"/>
          <w:szCs w:val="24"/>
        </w:rPr>
        <w:t xml:space="preserve">3.4  </w:t>
      </w:r>
      <w:r>
        <w:rPr>
          <w:rFonts w:ascii="Arial" w:hAnsi="Arial" w:eastAsia="黑体" w:cs="Arial"/>
          <w:sz w:val="24"/>
          <w:szCs w:val="24"/>
        </w:rPr>
        <w:t>装量：不低于标示量（3ml）</w:t>
      </w:r>
    </w:p>
    <w:p w14:paraId="1277CC4C">
      <w:pPr>
        <w:spacing w:line="400" w:lineRule="exact"/>
        <w:ind w:left="630" w:leftChars="300"/>
        <w:rPr>
          <w:rFonts w:ascii="Arial" w:hAnsi="Arial" w:cs="Arial"/>
          <w:sz w:val="24"/>
          <w:szCs w:val="24"/>
        </w:rPr>
      </w:pPr>
      <w:r>
        <w:rPr>
          <w:rFonts w:ascii="Arial" w:hAnsi="Arial" w:cs="Arial"/>
          <w:sz w:val="24"/>
          <w:szCs w:val="24"/>
        </w:rPr>
        <w:t>结论：</w:t>
      </w:r>
      <w:r>
        <w:rPr>
          <w:rFonts w:hint="eastAsia" w:ascii="Arial" w:hAnsi="Arial" w:cs="Arial"/>
          <w:sz w:val="24"/>
          <w:szCs w:val="24"/>
        </w:rPr>
        <w:t>由</w:t>
      </w:r>
      <w:r>
        <w:rPr>
          <w:rFonts w:ascii="Arial" w:hAnsi="Arial" w:cs="Arial"/>
          <w:sz w:val="24"/>
          <w:szCs w:val="24"/>
        </w:rPr>
        <w:t xml:space="preserve"> 2025年共6批</w:t>
      </w:r>
      <w:r>
        <w:rPr>
          <w:rFonts w:hint="eastAsia" w:ascii="Arial" w:hAnsi="Arial" w:cs="Arial"/>
          <w:sz w:val="24"/>
          <w:szCs w:val="24"/>
          <w:lang w:eastAsia="zh-CN"/>
        </w:rPr>
        <w:t>产品名（ll）</w:t>
      </w:r>
      <w:r>
        <w:rPr>
          <w:rFonts w:ascii="Arial" w:hAnsi="Arial" w:cs="Arial"/>
          <w:sz w:val="24"/>
          <w:szCs w:val="24"/>
        </w:rPr>
        <w:t>注射液检验结果可知，</w:t>
      </w:r>
      <w:r>
        <w:rPr>
          <w:rFonts w:hint="eastAsia" w:ascii="Arial" w:hAnsi="Arial" w:cs="Arial"/>
          <w:sz w:val="24"/>
          <w:szCs w:val="24"/>
          <w:lang w:eastAsia="zh-CN"/>
        </w:rPr>
        <w:t>产品名（ll）</w:t>
      </w:r>
      <w:r>
        <w:rPr>
          <w:rFonts w:ascii="Arial" w:hAnsi="Arial" w:cs="Arial"/>
          <w:sz w:val="24"/>
          <w:szCs w:val="24"/>
        </w:rPr>
        <w:t>注射液装量检验项目均符合规定，说明2025年共6批</w:t>
      </w:r>
      <w:r>
        <w:rPr>
          <w:rFonts w:hint="eastAsia" w:ascii="Arial" w:hAnsi="Arial" w:cs="Arial"/>
          <w:sz w:val="24"/>
          <w:szCs w:val="24"/>
          <w:lang w:eastAsia="zh-CN"/>
        </w:rPr>
        <w:t>产品名（ll）</w:t>
      </w:r>
      <w:r>
        <w:rPr>
          <w:rFonts w:ascii="Arial" w:hAnsi="Arial" w:cs="Arial"/>
          <w:sz w:val="24"/>
          <w:szCs w:val="24"/>
        </w:rPr>
        <w:t>注射液装量检验项目控制稳定，均符合</w:t>
      </w:r>
      <w:r>
        <w:rPr>
          <w:rFonts w:hint="eastAsia" w:ascii="Arial" w:hAnsi="Arial" w:cs="Arial"/>
          <w:sz w:val="24"/>
          <w:szCs w:val="24"/>
        </w:rPr>
        <w:t>标准规定。</w:t>
      </w:r>
    </w:p>
    <w:p w14:paraId="18E5412D">
      <w:pPr>
        <w:spacing w:line="400" w:lineRule="exact"/>
        <w:rPr>
          <w:rFonts w:ascii="Arial" w:hAnsi="Arial" w:cs="Arial"/>
          <w:sz w:val="24"/>
          <w:szCs w:val="24"/>
        </w:rPr>
      </w:pPr>
      <w:r>
        <w:rPr>
          <w:rFonts w:ascii="Arial" w:hAnsi="Arial" w:cs="Arial"/>
          <w:sz w:val="24"/>
          <w:szCs w:val="24"/>
        </w:rPr>
        <w:t xml:space="preserve">3.5  </w:t>
      </w:r>
      <w:r>
        <w:rPr>
          <w:rFonts w:ascii="Arial" w:hAnsi="Arial" w:eastAsia="黑体" w:cs="Arial"/>
          <w:sz w:val="24"/>
          <w:szCs w:val="24"/>
        </w:rPr>
        <w:t>剂量准确度：</w:t>
      </w:r>
      <w:r>
        <w:rPr>
          <w:rFonts w:ascii="Arial" w:hAnsi="Arial" w:cs="Arial"/>
          <w:sz w:val="24"/>
          <w:szCs w:val="24"/>
        </w:rPr>
        <w:t>285mg-315mg。</w:t>
      </w:r>
    </w:p>
    <w:p w14:paraId="2E020C5A">
      <w:pPr>
        <w:spacing w:line="400" w:lineRule="exact"/>
        <w:ind w:left="630" w:leftChars="300"/>
        <w:rPr>
          <w:rFonts w:ascii="Arial" w:hAnsi="Arial" w:cs="Arial"/>
          <w:sz w:val="24"/>
          <w:szCs w:val="24"/>
        </w:rPr>
      </w:pPr>
      <w:r>
        <w:rPr>
          <w:rFonts w:ascii="Arial" w:hAnsi="Arial" w:cs="Arial"/>
          <w:sz w:val="24"/>
          <w:szCs w:val="24"/>
        </w:rPr>
        <w:t>结论：</w:t>
      </w:r>
      <w:r>
        <w:rPr>
          <w:rFonts w:hint="eastAsia" w:ascii="Arial" w:hAnsi="Arial" w:cs="Arial"/>
          <w:sz w:val="24"/>
          <w:szCs w:val="24"/>
        </w:rPr>
        <w:t>由</w:t>
      </w:r>
      <w:commentRangeStart w:id="2"/>
      <w:r>
        <w:rPr>
          <w:rFonts w:ascii="Arial" w:hAnsi="Arial" w:cs="Arial"/>
          <w:sz w:val="24"/>
          <w:szCs w:val="24"/>
        </w:rPr>
        <w:t>2025年共6批</w:t>
      </w:r>
      <w:r>
        <w:rPr>
          <w:rFonts w:hint="eastAsia" w:ascii="Arial" w:hAnsi="Arial" w:cs="Arial"/>
          <w:sz w:val="24"/>
          <w:szCs w:val="24"/>
          <w:lang w:eastAsia="zh-CN"/>
        </w:rPr>
        <w:t>产品名（ll）</w:t>
      </w:r>
      <w:r>
        <w:rPr>
          <w:rFonts w:ascii="Arial" w:hAnsi="Arial" w:cs="Arial"/>
          <w:sz w:val="24"/>
          <w:szCs w:val="24"/>
        </w:rPr>
        <w:t>注射液计量</w:t>
      </w:r>
      <w:commentRangeEnd w:id="2"/>
      <w:r>
        <w:rPr>
          <w:rStyle w:val="16"/>
        </w:rPr>
        <w:commentReference w:id="2"/>
      </w:r>
      <w:r>
        <w:rPr>
          <w:rFonts w:ascii="Arial" w:hAnsi="Arial" w:cs="Arial"/>
          <w:sz w:val="24"/>
          <w:szCs w:val="24"/>
        </w:rPr>
        <w:t>准确度检验结果</w:t>
      </w:r>
      <w:r>
        <w:rPr>
          <w:rFonts w:hint="eastAsia" w:ascii="Arial" w:hAnsi="Arial" w:cs="Arial"/>
          <w:sz w:val="24"/>
          <w:szCs w:val="24"/>
        </w:rPr>
        <w:t>可知</w:t>
      </w:r>
      <w:r>
        <w:rPr>
          <w:rFonts w:ascii="Arial" w:hAnsi="Arial" w:cs="Arial"/>
          <w:sz w:val="24"/>
          <w:szCs w:val="24"/>
        </w:rPr>
        <w:t>，</w:t>
      </w:r>
      <w:r>
        <w:rPr>
          <w:rFonts w:hint="eastAsia" w:ascii="Arial" w:hAnsi="Arial" w:cs="Arial"/>
          <w:sz w:val="24"/>
          <w:szCs w:val="24"/>
          <w:lang w:eastAsia="zh-CN"/>
        </w:rPr>
        <w:t>产品名（ll）</w:t>
      </w:r>
      <w:r>
        <w:rPr>
          <w:rFonts w:ascii="Arial" w:hAnsi="Arial" w:cs="Arial"/>
          <w:sz w:val="24"/>
          <w:szCs w:val="24"/>
        </w:rPr>
        <w:t>注射液装量检验项目均符合规定，说明2025年共6批</w:t>
      </w:r>
      <w:r>
        <w:rPr>
          <w:rFonts w:hint="eastAsia" w:ascii="Arial" w:hAnsi="Arial" w:cs="Arial"/>
          <w:sz w:val="24"/>
          <w:szCs w:val="24"/>
          <w:lang w:eastAsia="zh-CN"/>
        </w:rPr>
        <w:t>产品名（ll）</w:t>
      </w:r>
      <w:r>
        <w:rPr>
          <w:rFonts w:ascii="Arial" w:hAnsi="Arial" w:cs="Arial"/>
          <w:sz w:val="24"/>
          <w:szCs w:val="24"/>
        </w:rPr>
        <w:t>注射液计量准确度检验项目控制稳定，均符合</w:t>
      </w:r>
      <w:r>
        <w:rPr>
          <w:rFonts w:hint="eastAsia" w:ascii="Arial" w:hAnsi="Arial" w:cs="Arial"/>
          <w:sz w:val="24"/>
          <w:szCs w:val="24"/>
        </w:rPr>
        <w:t>标准规定</w:t>
      </w:r>
      <w:r>
        <w:rPr>
          <w:rFonts w:ascii="Arial" w:hAnsi="Arial" w:cs="Arial"/>
          <w:sz w:val="24"/>
          <w:szCs w:val="24"/>
        </w:rPr>
        <w:t>。</w:t>
      </w:r>
    </w:p>
    <w:p w14:paraId="1FA0AA98">
      <w:pPr>
        <w:spacing w:line="400" w:lineRule="exact"/>
        <w:rPr>
          <w:rFonts w:ascii="Arial" w:hAnsi="Arial" w:cs="Arial"/>
          <w:sz w:val="24"/>
          <w:szCs w:val="24"/>
        </w:rPr>
      </w:pPr>
      <w:r>
        <w:rPr>
          <w:rFonts w:ascii="Arial" w:hAnsi="Arial" w:cs="Arial"/>
          <w:sz w:val="24"/>
          <w:szCs w:val="24"/>
        </w:rPr>
        <w:t xml:space="preserve">3.6 </w:t>
      </w:r>
      <w:r>
        <w:rPr>
          <w:rFonts w:ascii="Arial" w:hAnsi="Arial" w:eastAsia="黑体" w:cs="Arial"/>
          <w:sz w:val="24"/>
          <w:szCs w:val="24"/>
        </w:rPr>
        <w:t xml:space="preserve"> 有关物质</w:t>
      </w:r>
    </w:p>
    <w:p w14:paraId="06DF0709">
      <w:pPr>
        <w:spacing w:line="400" w:lineRule="exact"/>
        <w:ind w:left="720" w:hanging="720" w:hangingChars="300"/>
        <w:rPr>
          <w:rFonts w:ascii="Arial" w:hAnsi="Arial" w:cs="Arial"/>
          <w:sz w:val="24"/>
          <w:szCs w:val="24"/>
        </w:rPr>
      </w:pPr>
      <w:r>
        <w:rPr>
          <w:rFonts w:ascii="Arial" w:hAnsi="Arial" w:cs="Arial"/>
          <w:sz w:val="24"/>
          <w:szCs w:val="24"/>
        </w:rPr>
        <w:t>3.6.1  2025年共6批</w:t>
      </w:r>
      <w:r>
        <w:rPr>
          <w:rFonts w:hint="eastAsia" w:ascii="Arial" w:hAnsi="Arial" w:cs="Arial"/>
          <w:sz w:val="24"/>
          <w:szCs w:val="24"/>
          <w:lang w:eastAsia="zh-CN"/>
        </w:rPr>
        <w:t>产品名（ll）</w:t>
      </w:r>
      <w:r>
        <w:rPr>
          <w:rFonts w:ascii="Arial" w:hAnsi="Arial" w:cs="Arial"/>
          <w:sz w:val="24"/>
          <w:szCs w:val="24"/>
        </w:rPr>
        <w:t>注射液有关物质质量分析</w:t>
      </w:r>
    </w:p>
    <w:p w14:paraId="351D8ADC">
      <w:pPr>
        <w:spacing w:line="400" w:lineRule="exact"/>
        <w:rPr>
          <w:rFonts w:ascii="Arial" w:hAnsi="Arial" w:cs="Arial"/>
          <w:sz w:val="24"/>
          <w:szCs w:val="24"/>
        </w:rPr>
      </w:pPr>
      <w:r>
        <w:rPr>
          <w:rFonts w:ascii="Arial" w:hAnsi="Arial" w:cs="Arial"/>
          <w:sz w:val="24"/>
          <w:szCs w:val="24"/>
        </w:rPr>
        <w:t>3.6.1.1  亲水性有关杂质：≤3.8%</w:t>
      </w:r>
    </w:p>
    <w:p w14:paraId="4964E24D">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6AED26E">
      <w:pPr>
        <w:spacing w:line="400" w:lineRule="exact"/>
        <w:ind w:firstLine="720" w:firstLineChars="300"/>
        <w:rPr>
          <w:rFonts w:ascii="Arial" w:hAnsi="Arial" w:cs="Arial"/>
          <w:sz w:val="24"/>
          <w:szCs w:val="24"/>
        </w:rPr>
      </w:pPr>
      <w:r>
        <w:rPr>
          <w:rFonts w:ascii="Arial" w:hAnsi="Arial" w:cs="Arial"/>
          <w:sz w:val="24"/>
          <w:szCs w:val="24"/>
        </w:rPr>
        <w:t>标准限：TU =3.8%</w:t>
      </w:r>
    </w:p>
    <w:p w14:paraId="150AE932">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16" name="图片 1"/>
            <wp:cNvGraphicFramePr/>
            <a:graphic xmlns:a="http://schemas.openxmlformats.org/drawingml/2006/main">
              <a:graphicData uri="http://schemas.openxmlformats.org/drawingml/2006/picture">
                <pic:pic xmlns:pic="http://schemas.openxmlformats.org/drawingml/2006/picture">
                  <pic:nvPicPr>
                    <pic:cNvPr id="16"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=0.39%</w:t>
      </w:r>
      <w:r>
        <w:rPr>
          <w:rFonts w:hint="eastAsia" w:ascii="Arial" w:hAnsi="Arial" w:cs="Arial"/>
          <w:sz w:val="24"/>
          <w:szCs w:val="24"/>
        </w:rPr>
        <w:t>；</w:t>
      </w:r>
      <w:r>
        <w:rPr>
          <w:rFonts w:ascii="Arial" w:hAnsi="Arial" w:cs="Arial"/>
          <w:sz w:val="24"/>
          <w:szCs w:val="24"/>
        </w:rPr>
        <w:t>S=0.087%</w:t>
      </w:r>
      <w:r>
        <w:rPr>
          <w:rFonts w:hint="eastAsia" w:ascii="Arial" w:hAnsi="Arial" w:cs="Arial"/>
          <w:sz w:val="24"/>
          <w:szCs w:val="24"/>
        </w:rPr>
        <w:t>；最小值=</w:t>
      </w:r>
      <w:r>
        <w:rPr>
          <w:rFonts w:ascii="Arial" w:hAnsi="Arial" w:cs="Arial"/>
          <w:sz w:val="24"/>
          <w:szCs w:val="24"/>
        </w:rPr>
        <w:t>0.25%；</w:t>
      </w:r>
      <w:r>
        <w:rPr>
          <w:rFonts w:hint="eastAsia" w:ascii="Arial" w:hAnsi="Arial" w:cs="Arial"/>
          <w:sz w:val="24"/>
          <w:szCs w:val="24"/>
        </w:rPr>
        <w:t>最大值=</w:t>
      </w:r>
      <w:r>
        <w:rPr>
          <w:rFonts w:ascii="Arial" w:hAnsi="Arial" w:cs="Arial"/>
          <w:sz w:val="24"/>
          <w:szCs w:val="24"/>
        </w:rPr>
        <w:t>0.51%</w:t>
      </w:r>
    </w:p>
    <w:p w14:paraId="3E4A8FA5">
      <w:pPr>
        <w:spacing w:line="400" w:lineRule="exact"/>
        <w:ind w:left="758" w:leftChars="361"/>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注射液亲水性有关杂质趋势图显示，亲水性有关杂质</w:t>
      </w:r>
      <w:r>
        <w:rPr>
          <w:rFonts w:hint="eastAsia" w:ascii="Arial" w:hAnsi="Arial" w:cs="Arial"/>
          <w:sz w:val="24"/>
          <w:szCs w:val="24"/>
        </w:rPr>
        <w:t>含量在0</w:t>
      </w:r>
      <w:r>
        <w:rPr>
          <w:rFonts w:ascii="Arial" w:hAnsi="Arial" w:cs="Arial"/>
          <w:sz w:val="24"/>
          <w:szCs w:val="24"/>
        </w:rPr>
        <w:t>.25</w:t>
      </w:r>
      <w:r>
        <w:rPr>
          <w:rFonts w:hint="eastAsia" w:ascii="Arial" w:hAnsi="Arial" w:cs="Arial"/>
          <w:sz w:val="24"/>
          <w:szCs w:val="24"/>
        </w:rPr>
        <w:t>%</w:t>
      </w:r>
      <w:r>
        <w:rPr>
          <w:rFonts w:ascii="Arial" w:hAnsi="Arial" w:cs="Arial"/>
          <w:sz w:val="24"/>
          <w:szCs w:val="24"/>
        </w:rPr>
        <w:t>-0.51</w:t>
      </w:r>
      <w:r>
        <w:rPr>
          <w:rFonts w:hint="eastAsia" w:ascii="Arial" w:hAnsi="Arial" w:cs="Arial"/>
          <w:sz w:val="24"/>
          <w:szCs w:val="24"/>
        </w:rPr>
        <w:t>%之间，</w:t>
      </w:r>
      <w:r>
        <w:rPr>
          <w:rFonts w:ascii="Arial" w:hAnsi="Arial" w:cs="Arial"/>
          <w:sz w:val="24"/>
          <w:szCs w:val="24"/>
        </w:rPr>
        <w:t>均未超过标准限，且波动正常，说明亲水性有关杂质控制稳定，符合标准要求。</w:t>
      </w:r>
    </w:p>
    <w:p w14:paraId="4D758774">
      <w:pPr>
        <w:spacing w:line="400" w:lineRule="exact"/>
        <w:rPr>
          <w:rFonts w:ascii="Arial" w:hAnsi="Arial" w:cs="Arial"/>
          <w:sz w:val="24"/>
          <w:szCs w:val="24"/>
        </w:rPr>
      </w:pPr>
      <w:r>
        <w:rPr>
          <w:rFonts w:ascii="Arial" w:hAnsi="Arial" w:cs="Arial"/>
          <w:sz w:val="24"/>
          <w:szCs w:val="24"/>
        </w:rPr>
        <w:t>3.6.1.2  有关杂质A：≤3.2%</w:t>
      </w:r>
    </w:p>
    <w:p w14:paraId="30DA572A">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467D5FF">
      <w:pPr>
        <w:spacing w:line="400" w:lineRule="exact"/>
        <w:ind w:firstLine="720" w:firstLineChars="300"/>
        <w:rPr>
          <w:rFonts w:ascii="Arial" w:hAnsi="Arial" w:cs="Arial"/>
          <w:sz w:val="24"/>
          <w:szCs w:val="24"/>
        </w:rPr>
      </w:pPr>
      <w:r>
        <w:rPr>
          <w:rFonts w:ascii="Arial" w:hAnsi="Arial" w:cs="Arial"/>
          <w:sz w:val="24"/>
          <w:szCs w:val="24"/>
        </w:rPr>
        <w:t>标准限：TU =3.2%</w:t>
      </w:r>
    </w:p>
    <w:p w14:paraId="7A14DA77">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=0.57%</w:t>
      </w:r>
      <w:r>
        <w:rPr>
          <w:rFonts w:hint="eastAsia" w:ascii="Arial" w:hAnsi="Arial" w:cs="Arial"/>
          <w:sz w:val="24"/>
          <w:szCs w:val="24"/>
        </w:rPr>
        <w:t>；</w:t>
      </w:r>
      <w:r>
        <w:rPr>
          <w:rFonts w:ascii="Arial" w:hAnsi="Arial" w:cs="Arial"/>
          <w:sz w:val="24"/>
          <w:szCs w:val="24"/>
        </w:rPr>
        <w:t>S=0.12%</w:t>
      </w:r>
      <w:r>
        <w:rPr>
          <w:rFonts w:hint="eastAsia" w:ascii="Arial" w:hAnsi="Arial" w:cs="Arial"/>
          <w:sz w:val="24"/>
          <w:szCs w:val="24"/>
        </w:rPr>
        <w:t>；最小值=</w:t>
      </w:r>
      <w:r>
        <w:rPr>
          <w:rFonts w:ascii="Arial" w:hAnsi="Arial" w:cs="Arial"/>
          <w:sz w:val="24"/>
          <w:szCs w:val="24"/>
        </w:rPr>
        <w:t>0.46%；</w:t>
      </w:r>
      <w:r>
        <w:rPr>
          <w:rFonts w:hint="eastAsia" w:ascii="Arial" w:hAnsi="Arial" w:cs="Arial"/>
          <w:sz w:val="24"/>
          <w:szCs w:val="24"/>
        </w:rPr>
        <w:t>最大值=</w:t>
      </w:r>
      <w:r>
        <w:rPr>
          <w:rFonts w:ascii="Arial" w:hAnsi="Arial" w:cs="Arial"/>
          <w:sz w:val="24"/>
          <w:szCs w:val="24"/>
        </w:rPr>
        <w:t>0.76%</w:t>
      </w:r>
    </w:p>
    <w:p w14:paraId="434EC0EC">
      <w:pPr>
        <w:spacing w:line="400" w:lineRule="exact"/>
        <w:ind w:left="758" w:leftChars="361"/>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注射液有关杂质A趋势图显示，有关杂质A</w:t>
      </w:r>
      <w:r>
        <w:rPr>
          <w:rFonts w:hint="eastAsia" w:ascii="Arial" w:hAnsi="Arial" w:cs="Arial"/>
          <w:sz w:val="24"/>
          <w:szCs w:val="24"/>
        </w:rPr>
        <w:t>含量</w:t>
      </w:r>
      <w:r>
        <w:rPr>
          <w:rFonts w:ascii="Arial" w:hAnsi="Arial" w:cs="Arial"/>
          <w:sz w:val="24"/>
          <w:szCs w:val="24"/>
        </w:rPr>
        <w:t>均未超过标准限，</w:t>
      </w:r>
      <w:r>
        <w:rPr>
          <w:rFonts w:hint="eastAsia" w:ascii="Arial" w:hAnsi="Arial" w:cs="Arial"/>
          <w:sz w:val="24"/>
          <w:szCs w:val="24"/>
        </w:rPr>
        <w:t>在0</w:t>
      </w:r>
      <w:r>
        <w:rPr>
          <w:rFonts w:ascii="Arial" w:hAnsi="Arial" w:cs="Arial"/>
          <w:sz w:val="24"/>
          <w:szCs w:val="24"/>
        </w:rPr>
        <w:t>.46</w:t>
      </w:r>
      <w:r>
        <w:rPr>
          <w:rFonts w:hint="eastAsia" w:ascii="Arial" w:hAnsi="Arial" w:cs="Arial"/>
          <w:sz w:val="24"/>
          <w:szCs w:val="24"/>
        </w:rPr>
        <w:t>%</w:t>
      </w:r>
      <w:r>
        <w:rPr>
          <w:rFonts w:ascii="Arial" w:hAnsi="Arial" w:cs="Arial"/>
          <w:sz w:val="24"/>
          <w:szCs w:val="24"/>
        </w:rPr>
        <w:t>-0.76</w:t>
      </w:r>
      <w:r>
        <w:rPr>
          <w:rFonts w:hint="eastAsia" w:ascii="Arial" w:hAnsi="Arial" w:cs="Arial"/>
          <w:sz w:val="24"/>
          <w:szCs w:val="24"/>
        </w:rPr>
        <w:t>%之间</w:t>
      </w:r>
      <w:r>
        <w:rPr>
          <w:rFonts w:ascii="Arial" w:hAnsi="Arial" w:cs="Arial"/>
          <w:sz w:val="24"/>
          <w:szCs w:val="24"/>
        </w:rPr>
        <w:t>波动，说明有关杂质A控制稳定，均符合标准要求。</w:t>
      </w:r>
    </w:p>
    <w:p w14:paraId="3F4BEF55">
      <w:pPr>
        <w:spacing w:line="400" w:lineRule="exact"/>
        <w:rPr>
          <w:rFonts w:ascii="Arial" w:hAnsi="Arial" w:cs="Arial"/>
          <w:sz w:val="24"/>
          <w:szCs w:val="24"/>
        </w:rPr>
      </w:pPr>
      <w:r>
        <w:rPr>
          <w:rFonts w:ascii="Arial" w:hAnsi="Arial" w:cs="Arial"/>
          <w:sz w:val="24"/>
          <w:szCs w:val="24"/>
        </w:rPr>
        <w:t>3.6.1.3  有关杂质B：≤3.3%</w:t>
      </w:r>
    </w:p>
    <w:p w14:paraId="5F29624C">
      <w:pPr>
        <w:spacing w:line="360" w:lineRule="auto"/>
        <w:ind w:firstLine="420" w:firstLineChars="200"/>
        <w:jc w:val="center"/>
        <w:rPr>
          <w:rFonts w:ascii="Arial" w:hAnsi="Arial" w:cs="Arial"/>
          <w:sz w:val="24"/>
          <w:szCs w:val="24"/>
        </w:rPr>
      </w:pPr>
      <w:r>
        <w:drawing>
          <wp:inline distT="0" distB="0" distL="0" distR="0">
            <wp:extent cx="4563110" cy="2958465"/>
            <wp:effectExtent l="0" t="0" r="8890" b="13335"/>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062C9F5">
      <w:pPr>
        <w:spacing w:line="400" w:lineRule="exact"/>
        <w:ind w:firstLine="720" w:firstLineChars="300"/>
        <w:rPr>
          <w:rFonts w:ascii="Arial" w:hAnsi="Arial" w:cs="Arial"/>
          <w:sz w:val="24"/>
          <w:szCs w:val="24"/>
        </w:rPr>
      </w:pPr>
    </w:p>
    <w:p w14:paraId="474C7496">
      <w:pPr>
        <w:spacing w:line="400" w:lineRule="exact"/>
        <w:ind w:firstLine="720" w:firstLineChars="300"/>
        <w:rPr>
          <w:rFonts w:ascii="Arial" w:hAnsi="Arial" w:cs="Arial"/>
          <w:sz w:val="24"/>
          <w:szCs w:val="24"/>
        </w:rPr>
      </w:pPr>
      <w:r>
        <w:rPr>
          <w:rFonts w:ascii="Arial" w:hAnsi="Arial" w:cs="Arial"/>
          <w:sz w:val="24"/>
          <w:szCs w:val="24"/>
        </w:rPr>
        <w:t>标准限：TU =3.3%</w:t>
      </w:r>
    </w:p>
    <w:p w14:paraId="5358D885">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4" name="图片 1"/>
            <wp:cNvGraphicFramePr/>
            <a:graphic xmlns:a="http://schemas.openxmlformats.org/drawingml/2006/main">
              <a:graphicData uri="http://schemas.openxmlformats.org/drawingml/2006/picture">
                <pic:pic xmlns:pic="http://schemas.openxmlformats.org/drawingml/2006/picture">
                  <pic:nvPicPr>
                    <pic:cNvPr id="4"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=0.25%</w:t>
      </w:r>
      <w:r>
        <w:rPr>
          <w:rFonts w:hint="eastAsia" w:ascii="Arial" w:hAnsi="Arial" w:cs="Arial"/>
          <w:sz w:val="24"/>
          <w:szCs w:val="24"/>
        </w:rPr>
        <w:t>；</w:t>
      </w:r>
      <w:r>
        <w:rPr>
          <w:rFonts w:ascii="Arial" w:hAnsi="Arial" w:cs="Arial"/>
          <w:sz w:val="24"/>
          <w:szCs w:val="24"/>
        </w:rPr>
        <w:t>S=0.034%</w:t>
      </w:r>
      <w:r>
        <w:rPr>
          <w:rFonts w:hint="eastAsia" w:ascii="Arial" w:hAnsi="Arial" w:cs="Arial"/>
          <w:sz w:val="24"/>
          <w:szCs w:val="24"/>
        </w:rPr>
        <w:t>；最小值=</w:t>
      </w:r>
      <w:r>
        <w:rPr>
          <w:rFonts w:ascii="Arial" w:hAnsi="Arial" w:cs="Arial"/>
          <w:sz w:val="24"/>
          <w:szCs w:val="24"/>
        </w:rPr>
        <w:t>0.20%；</w:t>
      </w:r>
      <w:r>
        <w:rPr>
          <w:rFonts w:hint="eastAsia" w:ascii="Arial" w:hAnsi="Arial" w:cs="Arial"/>
          <w:sz w:val="24"/>
          <w:szCs w:val="24"/>
        </w:rPr>
        <w:t>最大值=</w:t>
      </w:r>
      <w:r>
        <w:rPr>
          <w:rFonts w:ascii="Arial" w:hAnsi="Arial" w:cs="Arial"/>
          <w:sz w:val="24"/>
          <w:szCs w:val="24"/>
        </w:rPr>
        <w:t>0.31%</w:t>
      </w:r>
    </w:p>
    <w:p w14:paraId="51ACF651">
      <w:pPr>
        <w:spacing w:line="400" w:lineRule="exact"/>
        <w:ind w:left="758" w:leftChars="361"/>
        <w:rPr>
          <w:rFonts w:ascii="Arial" w:hAnsi="Arial" w:cs="Arial"/>
          <w:sz w:val="24"/>
          <w:szCs w:val="24"/>
        </w:rPr>
      </w:pPr>
      <w:r>
        <w:rPr>
          <w:rFonts w:ascii="Arial" w:hAnsi="Arial" w:cs="Arial"/>
          <w:sz w:val="24"/>
          <w:szCs w:val="24"/>
        </w:rPr>
        <w:t>结论：2025</w:t>
      </w:r>
      <w:r>
        <w:rPr>
          <w:rFonts w:hint="eastAsia" w:ascii="Arial" w:hAnsi="Arial" w:cs="Arial"/>
          <w:sz w:val="24"/>
          <w:szCs w:val="24"/>
          <w:lang w:eastAsia="zh-CN"/>
        </w:rPr>
        <w:t>产品名（ll）</w:t>
      </w:r>
      <w:r>
        <w:rPr>
          <w:rFonts w:ascii="Arial" w:hAnsi="Arial" w:cs="Arial"/>
          <w:sz w:val="24"/>
          <w:szCs w:val="24"/>
        </w:rPr>
        <w:t>注射液有关杂质B趋势图显示，有关杂质B均未超过标准限，</w:t>
      </w:r>
      <w:r>
        <w:rPr>
          <w:rFonts w:hint="eastAsia" w:ascii="Arial" w:hAnsi="Arial" w:cs="Arial"/>
          <w:sz w:val="24"/>
          <w:szCs w:val="24"/>
        </w:rPr>
        <w:t>在0</w:t>
      </w:r>
      <w:r>
        <w:rPr>
          <w:rFonts w:ascii="Arial" w:hAnsi="Arial" w:cs="Arial"/>
          <w:sz w:val="24"/>
          <w:szCs w:val="24"/>
        </w:rPr>
        <w:t>.20</w:t>
      </w:r>
      <w:r>
        <w:rPr>
          <w:rFonts w:hint="eastAsia" w:ascii="Arial" w:hAnsi="Arial" w:cs="Arial"/>
          <w:sz w:val="24"/>
          <w:szCs w:val="24"/>
        </w:rPr>
        <w:t>%</w:t>
      </w:r>
      <w:r>
        <w:rPr>
          <w:rFonts w:ascii="Arial" w:hAnsi="Arial" w:cs="Arial"/>
          <w:sz w:val="24"/>
          <w:szCs w:val="24"/>
        </w:rPr>
        <w:t>-0.31</w:t>
      </w:r>
      <w:r>
        <w:rPr>
          <w:rFonts w:hint="eastAsia" w:ascii="Arial" w:hAnsi="Arial" w:cs="Arial"/>
          <w:sz w:val="24"/>
          <w:szCs w:val="24"/>
        </w:rPr>
        <w:t>%之间</w:t>
      </w:r>
      <w:r>
        <w:rPr>
          <w:rFonts w:ascii="Arial" w:hAnsi="Arial" w:cs="Arial"/>
          <w:sz w:val="24"/>
          <w:szCs w:val="24"/>
        </w:rPr>
        <w:t>波动，说明有关杂质B控制稳定，均符合标准要求。</w:t>
      </w:r>
    </w:p>
    <w:p w14:paraId="7372732A">
      <w:pPr>
        <w:spacing w:line="400" w:lineRule="exact"/>
        <w:rPr>
          <w:rFonts w:ascii="Arial" w:hAnsi="Arial" w:cs="Arial"/>
          <w:sz w:val="24"/>
          <w:szCs w:val="24"/>
        </w:rPr>
      </w:pPr>
      <w:r>
        <w:rPr>
          <w:rFonts w:ascii="Arial" w:hAnsi="Arial" w:cs="Arial"/>
          <w:sz w:val="24"/>
          <w:szCs w:val="24"/>
        </w:rPr>
        <w:t>3.6.1.4  有关杂质C：≤1.4%</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77"/>
        <w:gridCol w:w="2978"/>
      </w:tblGrid>
      <w:tr w14:paraId="04C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74EA18B2">
            <w:pPr>
              <w:spacing w:line="400" w:lineRule="exact"/>
              <w:jc w:val="center"/>
              <w:rPr>
                <w:rFonts w:ascii="Arial" w:hAnsi="Arial" w:cs="Arial"/>
                <w:sz w:val="24"/>
                <w:szCs w:val="24"/>
              </w:rPr>
            </w:pPr>
            <w:r>
              <w:rPr>
                <w:rFonts w:hint="eastAsia" w:ascii="Arial" w:hAnsi="Arial" w:cs="Arial"/>
                <w:sz w:val="24"/>
                <w:szCs w:val="24"/>
              </w:rPr>
              <w:t>批号</w:t>
            </w:r>
          </w:p>
        </w:tc>
        <w:tc>
          <w:tcPr>
            <w:tcW w:w="2977" w:type="dxa"/>
          </w:tcPr>
          <w:p w14:paraId="53C25222">
            <w:pPr>
              <w:spacing w:line="400" w:lineRule="exact"/>
              <w:jc w:val="center"/>
              <w:rPr>
                <w:rFonts w:ascii="Arial" w:hAnsi="Arial" w:cs="Arial"/>
                <w:sz w:val="24"/>
                <w:szCs w:val="24"/>
              </w:rPr>
            </w:pPr>
            <w:r>
              <w:rPr>
                <w:rFonts w:hint="eastAsia" w:ascii="Arial" w:hAnsi="Arial" w:cs="Arial"/>
                <w:sz w:val="24"/>
                <w:szCs w:val="24"/>
              </w:rPr>
              <w:t>检测结果</w:t>
            </w:r>
          </w:p>
        </w:tc>
        <w:tc>
          <w:tcPr>
            <w:tcW w:w="2978" w:type="dxa"/>
          </w:tcPr>
          <w:p w14:paraId="60D5CABA">
            <w:pPr>
              <w:spacing w:line="400" w:lineRule="exact"/>
              <w:jc w:val="center"/>
              <w:rPr>
                <w:rFonts w:ascii="Arial" w:hAnsi="Arial" w:cs="Arial"/>
                <w:sz w:val="24"/>
                <w:szCs w:val="24"/>
              </w:rPr>
            </w:pPr>
            <w:r>
              <w:rPr>
                <w:rFonts w:hint="eastAsia" w:ascii="Arial" w:hAnsi="Arial" w:cs="Arial"/>
                <w:sz w:val="24"/>
                <w:szCs w:val="24"/>
              </w:rPr>
              <w:t>标准限</w:t>
            </w:r>
          </w:p>
        </w:tc>
      </w:tr>
      <w:tr w14:paraId="313B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1880BB23">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43202507001</w:t>
            </w:r>
          </w:p>
        </w:tc>
        <w:tc>
          <w:tcPr>
            <w:tcW w:w="2977" w:type="dxa"/>
          </w:tcPr>
          <w:p w14:paraId="1D97F7E5">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6A0DDF49">
            <w:pPr>
              <w:spacing w:line="400" w:lineRule="exact"/>
              <w:jc w:val="center"/>
              <w:rPr>
                <w:rFonts w:ascii="Arial" w:hAnsi="Arial" w:cs="Arial"/>
                <w:sz w:val="24"/>
                <w:szCs w:val="24"/>
              </w:rPr>
            </w:pPr>
            <w:r>
              <w:rPr>
                <w:rFonts w:ascii="Arial" w:hAnsi="Arial" w:cs="Arial"/>
                <w:sz w:val="24"/>
                <w:szCs w:val="24"/>
              </w:rPr>
              <w:t>≤1.4%</w:t>
            </w:r>
          </w:p>
        </w:tc>
      </w:tr>
      <w:tr w14:paraId="2EA4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77" w:type="dxa"/>
          </w:tcPr>
          <w:p w14:paraId="60C8D6FE">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43202507002</w:t>
            </w:r>
          </w:p>
        </w:tc>
        <w:tc>
          <w:tcPr>
            <w:tcW w:w="2977" w:type="dxa"/>
          </w:tcPr>
          <w:p w14:paraId="13ECC783">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7DAE9C04">
            <w:pPr>
              <w:spacing w:line="400" w:lineRule="exact"/>
              <w:jc w:val="center"/>
              <w:rPr>
                <w:rFonts w:ascii="Arial" w:hAnsi="Arial" w:cs="Arial"/>
                <w:sz w:val="24"/>
                <w:szCs w:val="24"/>
              </w:rPr>
            </w:pPr>
            <w:r>
              <w:rPr>
                <w:rFonts w:ascii="Arial" w:hAnsi="Arial" w:cs="Arial"/>
                <w:sz w:val="24"/>
                <w:szCs w:val="24"/>
              </w:rPr>
              <w:t>≤1.4%</w:t>
            </w:r>
          </w:p>
        </w:tc>
      </w:tr>
      <w:tr w14:paraId="4C94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6EF17120">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43202507003</w:t>
            </w:r>
          </w:p>
        </w:tc>
        <w:tc>
          <w:tcPr>
            <w:tcW w:w="2977" w:type="dxa"/>
          </w:tcPr>
          <w:p w14:paraId="3F8DB8FC">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3AFE65CD">
            <w:pPr>
              <w:spacing w:line="400" w:lineRule="exact"/>
              <w:jc w:val="center"/>
              <w:rPr>
                <w:rFonts w:ascii="Arial" w:hAnsi="Arial" w:cs="Arial"/>
                <w:sz w:val="24"/>
                <w:szCs w:val="24"/>
              </w:rPr>
            </w:pPr>
            <w:r>
              <w:rPr>
                <w:rFonts w:ascii="Arial" w:hAnsi="Arial" w:cs="Arial"/>
                <w:sz w:val="24"/>
                <w:szCs w:val="24"/>
              </w:rPr>
              <w:t>≤1.4%</w:t>
            </w:r>
          </w:p>
        </w:tc>
      </w:tr>
      <w:tr w14:paraId="7256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6EEFC558">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43202509004</w:t>
            </w:r>
          </w:p>
        </w:tc>
        <w:tc>
          <w:tcPr>
            <w:tcW w:w="2977" w:type="dxa"/>
          </w:tcPr>
          <w:p w14:paraId="7F72B45B">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6E7DFCC5">
            <w:pPr>
              <w:spacing w:line="400" w:lineRule="exact"/>
              <w:jc w:val="center"/>
              <w:rPr>
                <w:rFonts w:ascii="Arial" w:hAnsi="Arial" w:cs="Arial"/>
                <w:sz w:val="24"/>
                <w:szCs w:val="24"/>
              </w:rPr>
            </w:pPr>
            <w:r>
              <w:rPr>
                <w:rFonts w:ascii="Arial" w:hAnsi="Arial" w:cs="Arial"/>
                <w:sz w:val="24"/>
                <w:szCs w:val="24"/>
              </w:rPr>
              <w:t>≤1.4%</w:t>
            </w:r>
          </w:p>
        </w:tc>
      </w:tr>
      <w:tr w14:paraId="082E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0DA2AEBC">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43202509005</w:t>
            </w:r>
          </w:p>
        </w:tc>
        <w:tc>
          <w:tcPr>
            <w:tcW w:w="2977" w:type="dxa"/>
          </w:tcPr>
          <w:p w14:paraId="3516255C">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2DA403B4">
            <w:pPr>
              <w:spacing w:line="400" w:lineRule="exact"/>
              <w:jc w:val="center"/>
              <w:rPr>
                <w:rFonts w:ascii="Arial" w:hAnsi="Arial" w:cs="Arial"/>
                <w:sz w:val="24"/>
                <w:szCs w:val="24"/>
              </w:rPr>
            </w:pPr>
            <w:r>
              <w:rPr>
                <w:rFonts w:ascii="Arial" w:hAnsi="Arial" w:cs="Arial"/>
                <w:sz w:val="24"/>
                <w:szCs w:val="24"/>
              </w:rPr>
              <w:t>≤1.4%</w:t>
            </w:r>
          </w:p>
        </w:tc>
      </w:tr>
      <w:tr w14:paraId="6566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08D182A5">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43202509006</w:t>
            </w:r>
          </w:p>
        </w:tc>
        <w:tc>
          <w:tcPr>
            <w:tcW w:w="2977" w:type="dxa"/>
          </w:tcPr>
          <w:p w14:paraId="688DBC18">
            <w:pPr>
              <w:spacing w:line="400" w:lineRule="exact"/>
              <w:jc w:val="center"/>
              <w:rPr>
                <w:rFonts w:ascii="Arial" w:hAnsi="Arial" w:cs="Arial"/>
                <w:sz w:val="24"/>
                <w:szCs w:val="24"/>
              </w:rPr>
            </w:pPr>
            <w:r>
              <w:rPr>
                <w:rFonts w:hint="eastAsia" w:ascii="Arial" w:hAnsi="Arial" w:cs="Arial"/>
                <w:sz w:val="24"/>
                <w:szCs w:val="24"/>
              </w:rPr>
              <w:t>未检出</w:t>
            </w:r>
          </w:p>
        </w:tc>
        <w:tc>
          <w:tcPr>
            <w:tcW w:w="2978" w:type="dxa"/>
          </w:tcPr>
          <w:p w14:paraId="2075E1DA">
            <w:pPr>
              <w:spacing w:line="400" w:lineRule="exact"/>
              <w:jc w:val="center"/>
              <w:rPr>
                <w:rFonts w:ascii="Arial" w:hAnsi="Arial" w:cs="Arial"/>
                <w:sz w:val="24"/>
                <w:szCs w:val="24"/>
              </w:rPr>
            </w:pPr>
            <w:r>
              <w:rPr>
                <w:rFonts w:ascii="Arial" w:hAnsi="Arial" w:cs="Arial"/>
                <w:sz w:val="24"/>
                <w:szCs w:val="24"/>
              </w:rPr>
              <w:t>≤1.4%</w:t>
            </w:r>
          </w:p>
        </w:tc>
      </w:tr>
    </w:tbl>
    <w:p w14:paraId="3D795C76">
      <w:pPr>
        <w:spacing w:line="400" w:lineRule="exact"/>
        <w:ind w:left="758" w:leftChars="361"/>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注射液有关杂质C</w:t>
      </w:r>
      <w:r>
        <w:rPr>
          <w:rFonts w:hint="eastAsia" w:ascii="Arial" w:hAnsi="Arial" w:cs="Arial"/>
          <w:sz w:val="24"/>
          <w:szCs w:val="24"/>
        </w:rPr>
        <w:t>检测结果可知</w:t>
      </w:r>
      <w:r>
        <w:rPr>
          <w:rFonts w:ascii="Arial" w:hAnsi="Arial" w:cs="Arial"/>
          <w:sz w:val="24"/>
          <w:szCs w:val="24"/>
        </w:rPr>
        <w:t>，有关杂质C均未</w:t>
      </w:r>
      <w:r>
        <w:rPr>
          <w:rFonts w:hint="eastAsia" w:ascii="Arial" w:hAnsi="Arial" w:cs="Arial"/>
          <w:sz w:val="24"/>
          <w:szCs w:val="24"/>
        </w:rPr>
        <w:t>检测出</w:t>
      </w:r>
      <w:r>
        <w:rPr>
          <w:rFonts w:ascii="Arial" w:hAnsi="Arial" w:cs="Arial"/>
          <w:sz w:val="24"/>
          <w:szCs w:val="24"/>
        </w:rPr>
        <w:t>，说明有关杂质C控制稳定，均符合标准要求。</w:t>
      </w:r>
    </w:p>
    <w:p w14:paraId="73DCF47B">
      <w:pPr>
        <w:spacing w:line="400" w:lineRule="exact"/>
        <w:rPr>
          <w:rFonts w:ascii="Arial" w:hAnsi="Arial" w:cs="Arial"/>
          <w:sz w:val="24"/>
          <w:szCs w:val="24"/>
        </w:rPr>
      </w:pPr>
      <w:r>
        <w:rPr>
          <w:rFonts w:ascii="Arial" w:hAnsi="Arial" w:cs="Arial"/>
          <w:sz w:val="24"/>
          <w:szCs w:val="24"/>
        </w:rPr>
        <w:t>3.6.1.5  其他疏水性有关杂质：≤2.0%</w:t>
      </w:r>
    </w:p>
    <w:p w14:paraId="7E9BF5CF">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9F82E73">
      <w:pPr>
        <w:spacing w:line="400" w:lineRule="exact"/>
        <w:ind w:firstLine="720" w:firstLineChars="300"/>
        <w:rPr>
          <w:rFonts w:ascii="Arial" w:hAnsi="Arial" w:cs="Arial"/>
          <w:sz w:val="24"/>
          <w:szCs w:val="24"/>
        </w:rPr>
      </w:pPr>
      <w:r>
        <w:rPr>
          <w:rFonts w:ascii="Arial" w:hAnsi="Arial" w:cs="Arial"/>
          <w:sz w:val="24"/>
          <w:szCs w:val="24"/>
        </w:rPr>
        <w:t>标准限：TU =2.0%</w:t>
      </w:r>
    </w:p>
    <w:p w14:paraId="7D69500A">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=0.17%</w:t>
      </w:r>
      <w:r>
        <w:rPr>
          <w:rFonts w:hint="eastAsia" w:ascii="Arial" w:hAnsi="Arial" w:cs="Arial"/>
          <w:sz w:val="24"/>
          <w:szCs w:val="24"/>
        </w:rPr>
        <w:t>；</w:t>
      </w:r>
      <w:r>
        <w:rPr>
          <w:rFonts w:ascii="Arial" w:hAnsi="Arial" w:cs="Arial"/>
          <w:sz w:val="24"/>
          <w:szCs w:val="24"/>
        </w:rPr>
        <w:t>S=0.057%</w:t>
      </w:r>
      <w:r>
        <w:rPr>
          <w:rFonts w:hint="eastAsia" w:ascii="Arial" w:hAnsi="Arial" w:cs="Arial"/>
          <w:sz w:val="24"/>
          <w:szCs w:val="24"/>
        </w:rPr>
        <w:t>；最小值=</w:t>
      </w:r>
      <w:r>
        <w:rPr>
          <w:rFonts w:ascii="Arial" w:hAnsi="Arial" w:cs="Arial"/>
          <w:sz w:val="24"/>
          <w:szCs w:val="24"/>
        </w:rPr>
        <w:t>0.12%；</w:t>
      </w:r>
      <w:r>
        <w:rPr>
          <w:rFonts w:hint="eastAsia" w:ascii="Arial" w:hAnsi="Arial" w:cs="Arial"/>
          <w:sz w:val="24"/>
          <w:szCs w:val="24"/>
        </w:rPr>
        <w:t>最大值=</w:t>
      </w:r>
      <w:r>
        <w:rPr>
          <w:rFonts w:ascii="Arial" w:hAnsi="Arial" w:cs="Arial"/>
          <w:sz w:val="24"/>
          <w:szCs w:val="24"/>
        </w:rPr>
        <w:t>0.22%</w:t>
      </w:r>
    </w:p>
    <w:p w14:paraId="40321264">
      <w:pPr>
        <w:spacing w:line="400" w:lineRule="exact"/>
        <w:ind w:left="758" w:leftChars="361"/>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注射液其他疏水性有关杂质趋势图显示，其他疏水性有关杂质控制均未超过标准限，</w:t>
      </w:r>
      <w:r>
        <w:rPr>
          <w:rFonts w:hint="eastAsia" w:ascii="Arial" w:hAnsi="Arial" w:cs="Arial"/>
          <w:sz w:val="24"/>
          <w:szCs w:val="24"/>
        </w:rPr>
        <w:t>均在0</w:t>
      </w:r>
      <w:r>
        <w:rPr>
          <w:rFonts w:ascii="Arial" w:hAnsi="Arial" w:cs="Arial"/>
          <w:sz w:val="24"/>
          <w:szCs w:val="24"/>
        </w:rPr>
        <w:t>.12</w:t>
      </w:r>
      <w:r>
        <w:rPr>
          <w:rFonts w:hint="eastAsia" w:ascii="Arial" w:hAnsi="Arial" w:cs="Arial"/>
          <w:sz w:val="24"/>
          <w:szCs w:val="24"/>
        </w:rPr>
        <w:t>%</w:t>
      </w:r>
      <w:r>
        <w:rPr>
          <w:rFonts w:ascii="Arial" w:hAnsi="Arial" w:cs="Arial"/>
          <w:sz w:val="24"/>
          <w:szCs w:val="24"/>
        </w:rPr>
        <w:t>-0.22</w:t>
      </w:r>
      <w:r>
        <w:rPr>
          <w:rFonts w:hint="eastAsia" w:ascii="Arial" w:hAnsi="Arial" w:cs="Arial"/>
          <w:sz w:val="24"/>
          <w:szCs w:val="24"/>
        </w:rPr>
        <w:t>%之间</w:t>
      </w:r>
      <w:r>
        <w:rPr>
          <w:rFonts w:ascii="Arial" w:hAnsi="Arial" w:cs="Arial"/>
          <w:sz w:val="24"/>
          <w:szCs w:val="24"/>
        </w:rPr>
        <w:t>波动，说明其他疏水性有关杂质控制稳定，均符合注册标准要求。</w:t>
      </w:r>
    </w:p>
    <w:p w14:paraId="5BF85A79">
      <w:pPr>
        <w:spacing w:line="400" w:lineRule="exact"/>
        <w:rPr>
          <w:rFonts w:ascii="Arial" w:hAnsi="Arial" w:cs="Arial"/>
          <w:sz w:val="24"/>
          <w:szCs w:val="24"/>
        </w:rPr>
      </w:pPr>
      <w:r>
        <w:rPr>
          <w:rFonts w:ascii="Arial" w:hAnsi="Arial" w:cs="Arial"/>
          <w:sz w:val="24"/>
          <w:szCs w:val="24"/>
        </w:rPr>
        <w:t>3.6.1.6  总有关杂质</w:t>
      </w:r>
      <w:r>
        <w:rPr>
          <w:rFonts w:hint="eastAsia" w:ascii="Arial" w:hAnsi="Arial" w:cs="Arial"/>
          <w:sz w:val="24"/>
          <w:szCs w:val="24"/>
        </w:rPr>
        <w:t>总和</w:t>
      </w:r>
      <w:r>
        <w:rPr>
          <w:rFonts w:ascii="Arial" w:hAnsi="Arial" w:cs="Arial"/>
          <w:sz w:val="24"/>
          <w:szCs w:val="24"/>
        </w:rPr>
        <w:t>：≤10.0%</w:t>
      </w:r>
    </w:p>
    <w:p w14:paraId="61B3AD1F">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E6F9EC0">
      <w:pPr>
        <w:spacing w:line="400" w:lineRule="exact"/>
        <w:ind w:firstLine="720" w:firstLineChars="300"/>
        <w:rPr>
          <w:rFonts w:ascii="Arial" w:hAnsi="Arial" w:cs="Arial"/>
          <w:sz w:val="24"/>
          <w:szCs w:val="24"/>
        </w:rPr>
      </w:pPr>
      <w:r>
        <w:rPr>
          <w:rFonts w:ascii="Arial" w:hAnsi="Arial" w:cs="Arial"/>
          <w:sz w:val="24"/>
          <w:szCs w:val="24"/>
        </w:rPr>
        <w:t>标准限：TU =10.0%</w:t>
      </w:r>
    </w:p>
    <w:p w14:paraId="4B2A206A">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=1.38%</w:t>
      </w:r>
      <w:r>
        <w:rPr>
          <w:rFonts w:hint="eastAsia" w:ascii="Arial" w:hAnsi="Arial" w:cs="Arial"/>
          <w:sz w:val="24"/>
          <w:szCs w:val="24"/>
        </w:rPr>
        <w:t>；</w:t>
      </w:r>
      <w:r>
        <w:rPr>
          <w:rFonts w:ascii="Arial" w:hAnsi="Arial" w:cs="Arial"/>
          <w:sz w:val="24"/>
          <w:szCs w:val="24"/>
        </w:rPr>
        <w:t>S=0.12%</w:t>
      </w:r>
      <w:r>
        <w:rPr>
          <w:rFonts w:hint="eastAsia" w:ascii="Arial" w:hAnsi="Arial" w:cs="Arial"/>
          <w:sz w:val="24"/>
          <w:szCs w:val="24"/>
        </w:rPr>
        <w:t>；最小值=</w:t>
      </w:r>
      <w:r>
        <w:rPr>
          <w:rFonts w:ascii="Arial" w:hAnsi="Arial" w:cs="Arial"/>
          <w:sz w:val="24"/>
          <w:szCs w:val="24"/>
        </w:rPr>
        <w:t>1.23%；</w:t>
      </w:r>
      <w:r>
        <w:rPr>
          <w:rFonts w:hint="eastAsia" w:ascii="Arial" w:hAnsi="Arial" w:cs="Arial"/>
          <w:sz w:val="24"/>
          <w:szCs w:val="24"/>
        </w:rPr>
        <w:t>最大值=</w:t>
      </w:r>
      <w:r>
        <w:rPr>
          <w:rFonts w:ascii="Arial" w:hAnsi="Arial" w:cs="Arial"/>
          <w:sz w:val="24"/>
          <w:szCs w:val="24"/>
        </w:rPr>
        <w:t>1.58%</w:t>
      </w:r>
    </w:p>
    <w:p w14:paraId="45055DF2">
      <w:pPr>
        <w:spacing w:line="400" w:lineRule="exact"/>
        <w:ind w:left="758" w:leftChars="361"/>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注射液总有关杂质趋势图显示，总有关杂质控制均未超过标准限，</w:t>
      </w:r>
      <w:r>
        <w:rPr>
          <w:rFonts w:hint="eastAsia" w:ascii="Arial" w:hAnsi="Arial" w:cs="Arial"/>
          <w:sz w:val="24"/>
          <w:szCs w:val="24"/>
        </w:rPr>
        <w:t>均在</w:t>
      </w:r>
      <w:r>
        <w:rPr>
          <w:rFonts w:ascii="Arial" w:hAnsi="Arial" w:cs="Arial"/>
          <w:sz w:val="24"/>
          <w:szCs w:val="24"/>
        </w:rPr>
        <w:t>1.23</w:t>
      </w:r>
      <w:r>
        <w:rPr>
          <w:rFonts w:hint="eastAsia" w:ascii="Arial" w:hAnsi="Arial" w:cs="Arial"/>
          <w:sz w:val="24"/>
          <w:szCs w:val="24"/>
        </w:rPr>
        <w:t>%</w:t>
      </w:r>
      <w:r>
        <w:rPr>
          <w:rFonts w:ascii="Arial" w:hAnsi="Arial" w:cs="Arial"/>
          <w:sz w:val="24"/>
          <w:szCs w:val="24"/>
        </w:rPr>
        <w:t>-1.58</w:t>
      </w:r>
      <w:r>
        <w:rPr>
          <w:rFonts w:hint="eastAsia" w:ascii="Arial" w:hAnsi="Arial" w:cs="Arial"/>
          <w:sz w:val="24"/>
          <w:szCs w:val="24"/>
        </w:rPr>
        <w:t>%之间</w:t>
      </w:r>
      <w:r>
        <w:rPr>
          <w:rFonts w:ascii="Arial" w:hAnsi="Arial" w:cs="Arial"/>
          <w:sz w:val="24"/>
          <w:szCs w:val="24"/>
        </w:rPr>
        <w:t>波动，说明总有关杂质</w:t>
      </w:r>
      <w:r>
        <w:rPr>
          <w:rFonts w:hint="eastAsia" w:ascii="Arial" w:hAnsi="Arial" w:cs="Arial"/>
          <w:sz w:val="24"/>
          <w:szCs w:val="24"/>
        </w:rPr>
        <w:t>总和</w:t>
      </w:r>
      <w:r>
        <w:rPr>
          <w:rFonts w:ascii="Arial" w:hAnsi="Arial" w:cs="Arial"/>
          <w:sz w:val="24"/>
          <w:szCs w:val="24"/>
        </w:rPr>
        <w:t>控制稳定，均符合注册标准要求。</w:t>
      </w:r>
    </w:p>
    <w:p w14:paraId="79F1E507">
      <w:pPr>
        <w:spacing w:line="400" w:lineRule="exact"/>
        <w:rPr>
          <w:rFonts w:ascii="Arial" w:hAnsi="Arial" w:cs="Arial"/>
          <w:sz w:val="24"/>
          <w:szCs w:val="24"/>
        </w:rPr>
      </w:pPr>
      <w:r>
        <w:rPr>
          <w:rFonts w:ascii="Arial" w:hAnsi="Arial" w:cs="Arial"/>
          <w:sz w:val="24"/>
          <w:szCs w:val="24"/>
        </w:rPr>
        <w:t xml:space="preserve">3.7  </w:t>
      </w:r>
      <w:r>
        <w:rPr>
          <w:rFonts w:ascii="Arial" w:hAnsi="Arial" w:eastAsia="黑体" w:cs="Arial"/>
          <w:sz w:val="24"/>
          <w:szCs w:val="24"/>
        </w:rPr>
        <w:t>高分子蛋白质：</w:t>
      </w:r>
      <w:r>
        <w:rPr>
          <w:rFonts w:ascii="Arial" w:hAnsi="Arial" w:cs="Arial"/>
          <w:sz w:val="24"/>
          <w:szCs w:val="24"/>
        </w:rPr>
        <w:t>≤2.3%</w:t>
      </w:r>
    </w:p>
    <w:p w14:paraId="4FEC2EC2">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27" name="图表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BC79E1">
      <w:pPr>
        <w:spacing w:line="400" w:lineRule="exact"/>
        <w:ind w:firstLine="720" w:firstLineChars="300"/>
        <w:rPr>
          <w:rFonts w:ascii="Arial" w:hAnsi="Arial" w:cs="Arial"/>
          <w:sz w:val="24"/>
          <w:szCs w:val="24"/>
        </w:rPr>
      </w:pPr>
      <w:r>
        <w:rPr>
          <w:rFonts w:ascii="Arial" w:hAnsi="Arial" w:cs="Arial"/>
          <w:sz w:val="24"/>
          <w:szCs w:val="24"/>
        </w:rPr>
        <w:t>标准限：TU =2.3</w:t>
      </w:r>
      <w:r>
        <w:rPr>
          <w:rFonts w:hint="eastAsia" w:ascii="Arial" w:hAnsi="Arial" w:cs="Arial"/>
          <w:sz w:val="24"/>
          <w:szCs w:val="24"/>
        </w:rPr>
        <w:t>%</w:t>
      </w:r>
    </w:p>
    <w:p w14:paraId="057BE78B">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12" name="图片 1"/>
            <wp:cNvGraphicFramePr/>
            <a:graphic xmlns:a="http://schemas.openxmlformats.org/drawingml/2006/main">
              <a:graphicData uri="http://schemas.openxmlformats.org/drawingml/2006/picture">
                <pic:pic xmlns:pic="http://schemas.openxmlformats.org/drawingml/2006/picture">
                  <pic:nvPicPr>
                    <pic:cNvPr id="12"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=0.23</w:t>
      </w:r>
      <w:r>
        <w:rPr>
          <w:rFonts w:hint="eastAsia" w:ascii="Arial" w:hAnsi="Arial" w:cs="Arial"/>
          <w:sz w:val="24"/>
          <w:szCs w:val="24"/>
        </w:rPr>
        <w:t>%；</w:t>
      </w:r>
      <w:r>
        <w:rPr>
          <w:rFonts w:ascii="Arial" w:hAnsi="Arial" w:cs="Arial"/>
          <w:sz w:val="24"/>
          <w:szCs w:val="24"/>
        </w:rPr>
        <w:t>S=0.039</w:t>
      </w:r>
      <w:r>
        <w:rPr>
          <w:rFonts w:hint="eastAsia" w:ascii="Arial" w:hAnsi="Arial" w:cs="Arial"/>
          <w:sz w:val="24"/>
          <w:szCs w:val="24"/>
        </w:rPr>
        <w:t>%；最小值=</w:t>
      </w:r>
      <w:r>
        <w:rPr>
          <w:rFonts w:ascii="Arial" w:hAnsi="Arial" w:cs="Arial"/>
          <w:sz w:val="24"/>
          <w:szCs w:val="24"/>
        </w:rPr>
        <w:t>0.17</w:t>
      </w:r>
      <w:r>
        <w:rPr>
          <w:rFonts w:hint="eastAsia" w:ascii="Arial" w:hAnsi="Arial" w:cs="Arial"/>
          <w:sz w:val="24"/>
          <w:szCs w:val="24"/>
        </w:rPr>
        <w:t>%</w:t>
      </w:r>
      <w:r>
        <w:rPr>
          <w:rFonts w:ascii="Arial" w:hAnsi="Arial" w:cs="Arial"/>
          <w:sz w:val="24"/>
          <w:szCs w:val="24"/>
        </w:rPr>
        <w:t>；</w:t>
      </w:r>
      <w:r>
        <w:rPr>
          <w:rFonts w:hint="eastAsia" w:ascii="Arial" w:hAnsi="Arial" w:cs="Arial"/>
          <w:sz w:val="24"/>
          <w:szCs w:val="24"/>
        </w:rPr>
        <w:t>最大值=</w:t>
      </w:r>
      <w:r>
        <w:rPr>
          <w:rFonts w:ascii="Arial" w:hAnsi="Arial" w:cs="Arial"/>
          <w:sz w:val="24"/>
          <w:szCs w:val="24"/>
        </w:rPr>
        <w:t>0.28</w:t>
      </w:r>
      <w:r>
        <w:rPr>
          <w:rFonts w:hint="eastAsia" w:ascii="Arial" w:hAnsi="Arial" w:cs="Arial"/>
          <w:sz w:val="24"/>
          <w:szCs w:val="24"/>
        </w:rPr>
        <w:t>%</w:t>
      </w:r>
    </w:p>
    <w:p w14:paraId="32CAB400">
      <w:pPr>
        <w:spacing w:line="400" w:lineRule="exact"/>
        <w:ind w:left="630" w:leftChars="30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注射液高分子蛋白质趋势图显示，高分子蛋白质控制均未超过标准限，</w:t>
      </w:r>
      <w:r>
        <w:rPr>
          <w:rFonts w:hint="eastAsia" w:ascii="Arial" w:hAnsi="Arial" w:cs="Arial"/>
          <w:sz w:val="24"/>
          <w:szCs w:val="24"/>
        </w:rPr>
        <w:t>均在0</w:t>
      </w:r>
      <w:r>
        <w:rPr>
          <w:rFonts w:ascii="Arial" w:hAnsi="Arial" w:cs="Arial"/>
          <w:sz w:val="24"/>
          <w:szCs w:val="24"/>
        </w:rPr>
        <w:t>.17</w:t>
      </w:r>
      <w:r>
        <w:rPr>
          <w:rFonts w:hint="eastAsia" w:ascii="Arial" w:hAnsi="Arial" w:cs="Arial"/>
          <w:sz w:val="24"/>
          <w:szCs w:val="24"/>
        </w:rPr>
        <w:t>%</w:t>
      </w:r>
      <w:r>
        <w:rPr>
          <w:rFonts w:ascii="Arial" w:hAnsi="Arial" w:cs="Arial"/>
          <w:sz w:val="24"/>
          <w:szCs w:val="24"/>
        </w:rPr>
        <w:t>-0.28</w:t>
      </w:r>
      <w:r>
        <w:rPr>
          <w:rFonts w:hint="eastAsia" w:ascii="Arial" w:hAnsi="Arial" w:cs="Arial"/>
          <w:sz w:val="24"/>
          <w:szCs w:val="24"/>
        </w:rPr>
        <w:t>%之间</w:t>
      </w:r>
      <w:r>
        <w:rPr>
          <w:rFonts w:ascii="Arial" w:hAnsi="Arial" w:cs="Arial"/>
          <w:sz w:val="24"/>
          <w:szCs w:val="24"/>
        </w:rPr>
        <w:t>波动，说明高分子蛋白质控制稳定，符合标准要求。</w:t>
      </w:r>
    </w:p>
    <w:p w14:paraId="25683094">
      <w:pPr>
        <w:spacing w:line="400" w:lineRule="exact"/>
        <w:rPr>
          <w:rFonts w:ascii="Arial" w:hAnsi="Arial" w:cs="Arial"/>
          <w:sz w:val="24"/>
          <w:szCs w:val="24"/>
        </w:rPr>
      </w:pPr>
      <w:r>
        <w:rPr>
          <w:rFonts w:ascii="Arial" w:hAnsi="Arial" w:cs="Arial"/>
          <w:sz w:val="24"/>
          <w:szCs w:val="24"/>
        </w:rPr>
        <w:t xml:space="preserve">3.8  </w:t>
      </w:r>
      <w:r>
        <w:rPr>
          <w:rFonts w:ascii="Arial" w:hAnsi="Arial" w:eastAsia="黑体" w:cs="Arial"/>
          <w:sz w:val="24"/>
          <w:szCs w:val="24"/>
        </w:rPr>
        <w:t>苯酚：</w:t>
      </w:r>
      <w:r>
        <w:rPr>
          <w:rFonts w:ascii="Arial" w:hAnsi="Arial" w:cs="Arial"/>
          <w:sz w:val="24"/>
          <w:szCs w:val="24"/>
        </w:rPr>
        <w:t>5.0mg/ml-6.0mg/ml</w:t>
      </w:r>
    </w:p>
    <w:p w14:paraId="291C69AB">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30" name="图表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882ADA6">
      <w:pPr>
        <w:spacing w:line="400" w:lineRule="exact"/>
        <w:ind w:firstLine="720" w:firstLineChars="300"/>
        <w:rPr>
          <w:rFonts w:ascii="Arial" w:hAnsi="Arial" w:cs="Arial"/>
          <w:sz w:val="24"/>
          <w:szCs w:val="24"/>
        </w:rPr>
      </w:pPr>
      <w:r>
        <w:rPr>
          <w:rFonts w:ascii="Arial" w:hAnsi="Arial" w:cs="Arial"/>
          <w:sz w:val="24"/>
          <w:szCs w:val="24"/>
        </w:rPr>
        <w:t>标准限：TU =6</w:t>
      </w:r>
      <w:r>
        <w:rPr>
          <w:rFonts w:hint="eastAsia" w:ascii="Arial" w:hAnsi="Arial" w:cs="Arial"/>
          <w:sz w:val="24"/>
          <w:szCs w:val="24"/>
        </w:rPr>
        <w:t>，T</w:t>
      </w:r>
      <w:r>
        <w:rPr>
          <w:rFonts w:ascii="Arial" w:hAnsi="Arial" w:cs="Arial"/>
          <w:sz w:val="24"/>
          <w:szCs w:val="24"/>
        </w:rPr>
        <w:t>L=5</w:t>
      </w:r>
    </w:p>
    <w:p w14:paraId="66DFA181">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3" name="图片 1"/>
            <wp:cNvGraphicFramePr/>
            <a:graphic xmlns:a="http://schemas.openxmlformats.org/drawingml/2006/main">
              <a:graphicData uri="http://schemas.openxmlformats.org/drawingml/2006/picture">
                <pic:pic xmlns:pic="http://schemas.openxmlformats.org/drawingml/2006/picture">
                  <pic:nvPicPr>
                    <pic:cNvPr id="23"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=5.45</w:t>
      </w:r>
      <w:r>
        <w:rPr>
          <w:rFonts w:hint="eastAsia" w:ascii="Arial" w:hAnsi="Arial" w:cs="Arial"/>
          <w:sz w:val="24"/>
          <w:szCs w:val="24"/>
        </w:rPr>
        <w:t>；</w:t>
      </w:r>
      <w:r>
        <w:rPr>
          <w:rFonts w:ascii="Arial" w:hAnsi="Arial" w:cs="Arial"/>
          <w:sz w:val="24"/>
          <w:szCs w:val="24"/>
        </w:rPr>
        <w:t>S=0.079</w:t>
      </w:r>
      <w:r>
        <w:rPr>
          <w:rFonts w:hint="eastAsia" w:ascii="Arial" w:hAnsi="Arial" w:cs="Arial"/>
          <w:sz w:val="24"/>
          <w:szCs w:val="24"/>
        </w:rPr>
        <w:t>；最小值=</w:t>
      </w:r>
      <w:r>
        <w:rPr>
          <w:rFonts w:ascii="Arial" w:hAnsi="Arial" w:cs="Arial"/>
          <w:sz w:val="24"/>
          <w:szCs w:val="24"/>
        </w:rPr>
        <w:t>0.54；</w:t>
      </w:r>
      <w:r>
        <w:rPr>
          <w:rFonts w:hint="eastAsia" w:ascii="Arial" w:hAnsi="Arial" w:cs="Arial"/>
          <w:sz w:val="24"/>
          <w:szCs w:val="24"/>
        </w:rPr>
        <w:t>最大值=</w:t>
      </w:r>
      <w:r>
        <w:rPr>
          <w:rFonts w:ascii="Arial" w:hAnsi="Arial" w:cs="Arial"/>
          <w:sz w:val="24"/>
          <w:szCs w:val="24"/>
        </w:rPr>
        <w:t>0.55</w:t>
      </w:r>
    </w:p>
    <w:p w14:paraId="420E9F09">
      <w:pPr>
        <w:spacing w:line="400" w:lineRule="exact"/>
        <w:ind w:left="630" w:leftChars="30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注射液苯酚趋势图显示，苯酚控制均未超过标准限，</w:t>
      </w:r>
      <w:r>
        <w:rPr>
          <w:rFonts w:hint="eastAsia" w:ascii="Arial" w:hAnsi="Arial" w:cs="Arial"/>
          <w:sz w:val="24"/>
          <w:szCs w:val="24"/>
        </w:rPr>
        <w:t>均在0</w:t>
      </w:r>
      <w:r>
        <w:rPr>
          <w:rFonts w:ascii="Arial" w:hAnsi="Arial" w:cs="Arial"/>
          <w:sz w:val="24"/>
          <w:szCs w:val="24"/>
        </w:rPr>
        <w:t>.54-0.55</w:t>
      </w:r>
      <w:r>
        <w:rPr>
          <w:rFonts w:hint="eastAsia" w:ascii="Arial" w:hAnsi="Arial" w:cs="Arial"/>
          <w:sz w:val="24"/>
          <w:szCs w:val="24"/>
        </w:rPr>
        <w:t>之间</w:t>
      </w:r>
      <w:r>
        <w:rPr>
          <w:rFonts w:ascii="Arial" w:hAnsi="Arial" w:cs="Arial"/>
          <w:sz w:val="24"/>
          <w:szCs w:val="24"/>
        </w:rPr>
        <w:t>波动，说明</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苯酚</w:t>
      </w:r>
      <w:r>
        <w:rPr>
          <w:rFonts w:hint="eastAsia" w:ascii="Arial" w:hAnsi="Arial" w:cs="Arial"/>
          <w:sz w:val="24"/>
          <w:szCs w:val="24"/>
        </w:rPr>
        <w:t>含量</w:t>
      </w:r>
      <w:r>
        <w:rPr>
          <w:rFonts w:ascii="Arial" w:hAnsi="Arial" w:cs="Arial"/>
          <w:sz w:val="24"/>
          <w:szCs w:val="24"/>
        </w:rPr>
        <w:t>控制稳定，符合标准要求。</w:t>
      </w:r>
    </w:p>
    <w:p w14:paraId="45F7F4E9">
      <w:pPr>
        <w:spacing w:line="400" w:lineRule="exact"/>
        <w:rPr>
          <w:rFonts w:ascii="Arial" w:hAnsi="Arial" w:eastAsia="黑体" w:cs="Arial"/>
          <w:sz w:val="24"/>
          <w:szCs w:val="24"/>
        </w:rPr>
      </w:pPr>
      <w:r>
        <w:rPr>
          <w:rFonts w:ascii="Arial" w:hAnsi="Arial" w:cs="Arial"/>
          <w:sz w:val="24"/>
          <w:szCs w:val="24"/>
        </w:rPr>
        <w:t xml:space="preserve">3.9 </w:t>
      </w:r>
      <w:r>
        <w:rPr>
          <w:rFonts w:ascii="Arial" w:hAnsi="Arial" w:eastAsia="黑体" w:cs="Arial"/>
          <w:sz w:val="24"/>
          <w:szCs w:val="24"/>
        </w:rPr>
        <w:t xml:space="preserve"> 可见异物：应符合规定</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7"/>
        <w:gridCol w:w="2977"/>
        <w:gridCol w:w="2978"/>
      </w:tblGrid>
      <w:tr w14:paraId="255A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619808FF">
            <w:pPr>
              <w:spacing w:line="400" w:lineRule="exact"/>
              <w:jc w:val="center"/>
              <w:rPr>
                <w:rFonts w:ascii="Arial" w:hAnsi="Arial" w:cs="Arial"/>
                <w:sz w:val="24"/>
                <w:szCs w:val="24"/>
              </w:rPr>
            </w:pPr>
            <w:r>
              <w:rPr>
                <w:rFonts w:hint="eastAsia" w:ascii="Arial" w:hAnsi="Arial" w:cs="Arial"/>
                <w:sz w:val="24"/>
                <w:szCs w:val="24"/>
              </w:rPr>
              <w:t>批号</w:t>
            </w:r>
          </w:p>
        </w:tc>
        <w:tc>
          <w:tcPr>
            <w:tcW w:w="2977" w:type="dxa"/>
          </w:tcPr>
          <w:p w14:paraId="209E1673">
            <w:pPr>
              <w:spacing w:line="400" w:lineRule="exact"/>
              <w:jc w:val="center"/>
              <w:rPr>
                <w:rFonts w:ascii="Arial" w:hAnsi="Arial" w:cs="Arial"/>
                <w:sz w:val="24"/>
                <w:szCs w:val="24"/>
              </w:rPr>
            </w:pPr>
            <w:r>
              <w:rPr>
                <w:rFonts w:hint="eastAsia" w:ascii="Arial" w:hAnsi="Arial" w:cs="Arial"/>
                <w:sz w:val="24"/>
                <w:szCs w:val="24"/>
              </w:rPr>
              <w:t>检测结果</w:t>
            </w:r>
          </w:p>
        </w:tc>
        <w:tc>
          <w:tcPr>
            <w:tcW w:w="2978" w:type="dxa"/>
          </w:tcPr>
          <w:p w14:paraId="6BCFFE42">
            <w:pPr>
              <w:spacing w:line="400" w:lineRule="exact"/>
              <w:jc w:val="center"/>
              <w:rPr>
                <w:rFonts w:ascii="Arial" w:hAnsi="Arial" w:cs="Arial"/>
                <w:sz w:val="24"/>
                <w:szCs w:val="24"/>
              </w:rPr>
            </w:pPr>
            <w:r>
              <w:rPr>
                <w:rFonts w:hint="eastAsia" w:ascii="Arial" w:hAnsi="Arial" w:cs="Arial"/>
                <w:sz w:val="24"/>
                <w:szCs w:val="24"/>
              </w:rPr>
              <w:t>标准限</w:t>
            </w:r>
          </w:p>
        </w:tc>
      </w:tr>
      <w:tr w14:paraId="583D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0F2DB72B">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43202507001</w:t>
            </w:r>
          </w:p>
        </w:tc>
        <w:tc>
          <w:tcPr>
            <w:tcW w:w="2977" w:type="dxa"/>
          </w:tcPr>
          <w:p w14:paraId="67D8A3C4">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7D0F8A6A">
            <w:pPr>
              <w:spacing w:line="400" w:lineRule="exact"/>
              <w:jc w:val="center"/>
              <w:rPr>
                <w:rFonts w:ascii="Arial" w:hAnsi="Arial" w:cs="Arial"/>
                <w:sz w:val="24"/>
                <w:szCs w:val="24"/>
              </w:rPr>
            </w:pPr>
            <w:r>
              <w:rPr>
                <w:rFonts w:ascii="Arial" w:hAnsi="Arial" w:eastAsia="黑体" w:cs="Arial"/>
                <w:sz w:val="24"/>
                <w:szCs w:val="24"/>
              </w:rPr>
              <w:t>应符合规定</w:t>
            </w:r>
          </w:p>
        </w:tc>
      </w:tr>
      <w:tr w14:paraId="009D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77" w:type="dxa"/>
          </w:tcPr>
          <w:p w14:paraId="5CB23E2C">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43202507002</w:t>
            </w:r>
          </w:p>
        </w:tc>
        <w:tc>
          <w:tcPr>
            <w:tcW w:w="2977" w:type="dxa"/>
          </w:tcPr>
          <w:p w14:paraId="3D080AEE">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78982A58">
            <w:pPr>
              <w:spacing w:line="400" w:lineRule="exact"/>
              <w:jc w:val="center"/>
              <w:rPr>
                <w:rFonts w:ascii="Arial" w:hAnsi="Arial" w:cs="Arial"/>
                <w:sz w:val="24"/>
                <w:szCs w:val="24"/>
              </w:rPr>
            </w:pPr>
            <w:r>
              <w:rPr>
                <w:rFonts w:ascii="Arial" w:hAnsi="Arial" w:eastAsia="黑体" w:cs="Arial"/>
                <w:sz w:val="24"/>
                <w:szCs w:val="24"/>
              </w:rPr>
              <w:t>应符合规定</w:t>
            </w:r>
          </w:p>
        </w:tc>
      </w:tr>
      <w:tr w14:paraId="1AF9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30DECE6E">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43202507003</w:t>
            </w:r>
          </w:p>
        </w:tc>
        <w:tc>
          <w:tcPr>
            <w:tcW w:w="2977" w:type="dxa"/>
          </w:tcPr>
          <w:p w14:paraId="6EA20E0D">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5A0207FD">
            <w:pPr>
              <w:spacing w:line="400" w:lineRule="exact"/>
              <w:jc w:val="center"/>
              <w:rPr>
                <w:rFonts w:ascii="Arial" w:hAnsi="Arial" w:cs="Arial"/>
                <w:sz w:val="24"/>
                <w:szCs w:val="24"/>
              </w:rPr>
            </w:pPr>
            <w:r>
              <w:rPr>
                <w:rFonts w:ascii="Arial" w:hAnsi="Arial" w:eastAsia="黑体" w:cs="Arial"/>
                <w:sz w:val="24"/>
                <w:szCs w:val="24"/>
              </w:rPr>
              <w:t>应符合规定</w:t>
            </w:r>
          </w:p>
        </w:tc>
      </w:tr>
      <w:tr w14:paraId="6ED5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696BAC20">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43202509004</w:t>
            </w:r>
          </w:p>
        </w:tc>
        <w:tc>
          <w:tcPr>
            <w:tcW w:w="2977" w:type="dxa"/>
          </w:tcPr>
          <w:p w14:paraId="62B74487">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2BCCE761">
            <w:pPr>
              <w:spacing w:line="400" w:lineRule="exact"/>
              <w:jc w:val="center"/>
              <w:rPr>
                <w:rFonts w:ascii="Arial" w:hAnsi="Arial" w:cs="Arial"/>
                <w:sz w:val="24"/>
                <w:szCs w:val="24"/>
              </w:rPr>
            </w:pPr>
            <w:r>
              <w:rPr>
                <w:rFonts w:ascii="Arial" w:hAnsi="Arial" w:eastAsia="黑体" w:cs="Arial"/>
                <w:sz w:val="24"/>
                <w:szCs w:val="24"/>
              </w:rPr>
              <w:t>应符合规定</w:t>
            </w:r>
          </w:p>
        </w:tc>
      </w:tr>
      <w:tr w14:paraId="53A8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067D79D3">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43202509005</w:t>
            </w:r>
          </w:p>
        </w:tc>
        <w:tc>
          <w:tcPr>
            <w:tcW w:w="2977" w:type="dxa"/>
          </w:tcPr>
          <w:p w14:paraId="16B73A8B">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0E4DA464">
            <w:pPr>
              <w:spacing w:line="400" w:lineRule="exact"/>
              <w:jc w:val="center"/>
              <w:rPr>
                <w:rFonts w:ascii="Arial" w:hAnsi="Arial" w:cs="Arial"/>
                <w:sz w:val="24"/>
                <w:szCs w:val="24"/>
              </w:rPr>
            </w:pPr>
            <w:r>
              <w:rPr>
                <w:rFonts w:ascii="Arial" w:hAnsi="Arial" w:eastAsia="黑体" w:cs="Arial"/>
                <w:sz w:val="24"/>
                <w:szCs w:val="24"/>
              </w:rPr>
              <w:t>应符合规定</w:t>
            </w:r>
          </w:p>
        </w:tc>
      </w:tr>
      <w:tr w14:paraId="480D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2977" w:type="dxa"/>
          </w:tcPr>
          <w:p w14:paraId="7971C52D">
            <w:pPr>
              <w:spacing w:line="400" w:lineRule="exact"/>
              <w:jc w:val="center"/>
              <w:rPr>
                <w:rFonts w:ascii="Arial" w:hAnsi="Arial" w:cs="Arial"/>
                <w:sz w:val="24"/>
                <w:szCs w:val="24"/>
              </w:rPr>
            </w:pPr>
            <w:r>
              <w:rPr>
                <w:rFonts w:hint="eastAsia" w:ascii="Arial" w:hAnsi="Arial" w:cs="Arial"/>
                <w:sz w:val="24"/>
                <w:szCs w:val="24"/>
              </w:rPr>
              <w:t>1</w:t>
            </w:r>
            <w:r>
              <w:rPr>
                <w:rFonts w:ascii="Arial" w:hAnsi="Arial" w:cs="Arial"/>
                <w:sz w:val="24"/>
                <w:szCs w:val="24"/>
              </w:rPr>
              <w:t>43202509006</w:t>
            </w:r>
          </w:p>
        </w:tc>
        <w:tc>
          <w:tcPr>
            <w:tcW w:w="2977" w:type="dxa"/>
          </w:tcPr>
          <w:p w14:paraId="1CA651A7">
            <w:pPr>
              <w:spacing w:line="400" w:lineRule="exact"/>
              <w:jc w:val="center"/>
              <w:rPr>
                <w:rFonts w:ascii="Arial" w:hAnsi="Arial" w:cs="Arial"/>
                <w:sz w:val="24"/>
                <w:szCs w:val="24"/>
              </w:rPr>
            </w:pPr>
            <w:r>
              <w:rPr>
                <w:rFonts w:ascii="Arial" w:hAnsi="Arial" w:eastAsia="黑体" w:cs="Arial"/>
                <w:sz w:val="24"/>
                <w:szCs w:val="24"/>
              </w:rPr>
              <w:t>符合规定</w:t>
            </w:r>
          </w:p>
        </w:tc>
        <w:tc>
          <w:tcPr>
            <w:tcW w:w="2978" w:type="dxa"/>
          </w:tcPr>
          <w:p w14:paraId="33972259">
            <w:pPr>
              <w:spacing w:line="400" w:lineRule="exact"/>
              <w:jc w:val="center"/>
              <w:rPr>
                <w:rFonts w:ascii="Arial" w:hAnsi="Arial" w:cs="Arial"/>
                <w:sz w:val="24"/>
                <w:szCs w:val="24"/>
              </w:rPr>
            </w:pPr>
            <w:r>
              <w:rPr>
                <w:rFonts w:ascii="Arial" w:hAnsi="Arial" w:eastAsia="黑体" w:cs="Arial"/>
                <w:sz w:val="24"/>
                <w:szCs w:val="24"/>
              </w:rPr>
              <w:t>应符合规定</w:t>
            </w:r>
          </w:p>
        </w:tc>
      </w:tr>
    </w:tbl>
    <w:p w14:paraId="2181281B">
      <w:pPr>
        <w:spacing w:line="400" w:lineRule="exact"/>
        <w:rPr>
          <w:rFonts w:ascii="Arial" w:hAnsi="Arial" w:eastAsia="黑体" w:cs="Arial"/>
          <w:sz w:val="24"/>
          <w:szCs w:val="24"/>
        </w:rPr>
      </w:pPr>
    </w:p>
    <w:p w14:paraId="547B63E9">
      <w:pPr>
        <w:spacing w:line="400" w:lineRule="exact"/>
        <w:ind w:left="630" w:leftChars="300"/>
        <w:rPr>
          <w:rFonts w:ascii="Arial" w:hAnsi="Arial" w:cs="Arial"/>
          <w:sz w:val="24"/>
          <w:szCs w:val="24"/>
        </w:rPr>
      </w:pPr>
      <w:r>
        <w:rPr>
          <w:rFonts w:ascii="Arial" w:hAnsi="Arial" w:cs="Arial"/>
          <w:sz w:val="24"/>
          <w:szCs w:val="24"/>
        </w:rPr>
        <w:t>结论：根据2025年共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注射液检验报告书可见异物检验结果可知</w:t>
      </w:r>
      <w:r>
        <w:rPr>
          <w:rFonts w:hint="eastAsia" w:ascii="Arial" w:hAnsi="Arial" w:cs="Arial"/>
          <w:sz w:val="24"/>
          <w:szCs w:val="24"/>
        </w:rPr>
        <w:t>2</w:t>
      </w:r>
      <w:r>
        <w:rPr>
          <w:rFonts w:ascii="Arial" w:hAnsi="Arial" w:cs="Arial"/>
          <w:sz w:val="24"/>
          <w:szCs w:val="24"/>
        </w:rPr>
        <w:t>5年共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注射液可见异物检验项目均符合规定，说明2025年共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w:t>
      </w:r>
      <w:r>
        <w:rPr>
          <w:rFonts w:hint="eastAsia" w:ascii="Arial" w:hAnsi="Arial" w:cs="Arial"/>
          <w:sz w:val="24"/>
          <w:szCs w:val="24"/>
        </w:rPr>
        <w:t>生产对</w:t>
      </w:r>
      <w:r>
        <w:rPr>
          <w:rFonts w:ascii="Arial" w:hAnsi="Arial" w:cs="Arial"/>
          <w:sz w:val="24"/>
          <w:szCs w:val="24"/>
        </w:rPr>
        <w:t>可见异物控制稳定，均符合标准要求。</w:t>
      </w:r>
    </w:p>
    <w:p w14:paraId="1CB4D69C">
      <w:pPr>
        <w:spacing w:line="400" w:lineRule="exact"/>
        <w:rPr>
          <w:rFonts w:ascii="Arial" w:hAnsi="Arial" w:cs="Arial"/>
          <w:sz w:val="24"/>
          <w:szCs w:val="24"/>
        </w:rPr>
      </w:pPr>
      <w:r>
        <w:rPr>
          <w:rFonts w:ascii="Arial" w:hAnsi="Arial" w:cs="Arial"/>
          <w:sz w:val="24"/>
          <w:szCs w:val="24"/>
        </w:rPr>
        <w:t xml:space="preserve">3.10  </w:t>
      </w:r>
      <w:r>
        <w:rPr>
          <w:rFonts w:ascii="Arial" w:hAnsi="Arial" w:eastAsia="黑体" w:cs="Arial"/>
          <w:sz w:val="24"/>
          <w:szCs w:val="24"/>
        </w:rPr>
        <w:t>不溶性微粒</w:t>
      </w:r>
    </w:p>
    <w:p w14:paraId="6099E6E7">
      <w:pPr>
        <w:spacing w:line="400" w:lineRule="exact"/>
        <w:rPr>
          <w:rFonts w:ascii="Arial" w:hAnsi="Arial" w:cs="Arial"/>
          <w:sz w:val="24"/>
          <w:szCs w:val="24"/>
        </w:rPr>
      </w:pPr>
      <w:r>
        <w:rPr>
          <w:rFonts w:ascii="Arial" w:hAnsi="Arial" w:cs="Arial"/>
          <w:sz w:val="24"/>
          <w:szCs w:val="24"/>
        </w:rPr>
        <w:t>3.10.1  不溶性微粒（≥10μm：≤6000粒/支）</w:t>
      </w:r>
    </w:p>
    <w:p w14:paraId="0B3C09A8">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33" name="图表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C8134BA">
      <w:pPr>
        <w:spacing w:line="400" w:lineRule="exact"/>
        <w:ind w:firstLine="720" w:firstLineChars="300"/>
        <w:rPr>
          <w:rFonts w:ascii="Arial" w:hAnsi="Arial" w:cs="Arial"/>
          <w:sz w:val="24"/>
          <w:szCs w:val="24"/>
        </w:rPr>
      </w:pPr>
      <w:r>
        <w:rPr>
          <w:rFonts w:ascii="Arial" w:hAnsi="Arial" w:cs="Arial"/>
          <w:sz w:val="24"/>
          <w:szCs w:val="24"/>
        </w:rPr>
        <w:t>标准限：TU =6000粒/支</w:t>
      </w:r>
    </w:p>
    <w:p w14:paraId="03D0B34B">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17" name="图片 1"/>
            <wp:cNvGraphicFramePr/>
            <a:graphic xmlns:a="http://schemas.openxmlformats.org/drawingml/2006/main">
              <a:graphicData uri="http://schemas.openxmlformats.org/drawingml/2006/picture">
                <pic:pic xmlns:pic="http://schemas.openxmlformats.org/drawingml/2006/picture">
                  <pic:nvPicPr>
                    <pic:cNvPr id="17"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hint="eastAsia" w:ascii="Arial" w:hAnsi="Arial" w:cs="Arial"/>
          <w:sz w:val="24"/>
          <w:szCs w:val="24"/>
        </w:rPr>
        <w:t>=</w:t>
      </w:r>
      <w:r>
        <w:rPr>
          <w:rFonts w:ascii="Arial" w:hAnsi="Arial" w:cs="Arial"/>
          <w:sz w:val="24"/>
          <w:szCs w:val="24"/>
        </w:rPr>
        <w:t>25</w:t>
      </w:r>
      <w:r>
        <w:rPr>
          <w:rFonts w:hint="eastAsia" w:ascii="Arial" w:hAnsi="Arial" w:cs="Arial"/>
          <w:sz w:val="24"/>
          <w:szCs w:val="24"/>
        </w:rPr>
        <w:t>；</w:t>
      </w:r>
      <w:r>
        <w:rPr>
          <w:rFonts w:ascii="Arial" w:hAnsi="Arial" w:cs="Arial"/>
          <w:sz w:val="24"/>
          <w:szCs w:val="24"/>
        </w:rPr>
        <w:t>S=8.7</w:t>
      </w:r>
      <w:r>
        <w:rPr>
          <w:rFonts w:hint="eastAsia" w:ascii="Arial" w:hAnsi="Arial" w:cs="Arial"/>
          <w:sz w:val="24"/>
          <w:szCs w:val="24"/>
        </w:rPr>
        <w:t>；最小值=</w:t>
      </w:r>
      <w:r>
        <w:rPr>
          <w:rFonts w:ascii="Arial" w:hAnsi="Arial" w:cs="Arial"/>
          <w:sz w:val="24"/>
          <w:szCs w:val="24"/>
        </w:rPr>
        <w:t>11粒/支；</w:t>
      </w:r>
      <w:r>
        <w:rPr>
          <w:rFonts w:hint="eastAsia" w:ascii="Arial" w:hAnsi="Arial" w:cs="Arial"/>
          <w:sz w:val="24"/>
          <w:szCs w:val="24"/>
        </w:rPr>
        <w:t>最大值=</w:t>
      </w:r>
      <w:r>
        <w:rPr>
          <w:rFonts w:ascii="Arial" w:hAnsi="Arial" w:cs="Arial"/>
          <w:sz w:val="24"/>
          <w:szCs w:val="24"/>
        </w:rPr>
        <w:t>38粒/支</w:t>
      </w:r>
    </w:p>
    <w:p w14:paraId="194B2E6D">
      <w:pPr>
        <w:spacing w:line="400" w:lineRule="exact"/>
        <w:ind w:left="735" w:leftChars="35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注射液不溶性微粒（≥10μm）趋势图显示，不溶性微粒（≥10μm）均未超过标准限，且无明显波动，说明不溶性微粒（≥10μm）控制稳定，均符合注册标准要求。</w:t>
      </w:r>
    </w:p>
    <w:p w14:paraId="7440CE81">
      <w:pPr>
        <w:spacing w:line="400" w:lineRule="exact"/>
        <w:rPr>
          <w:rFonts w:ascii="Arial" w:hAnsi="Arial" w:cs="Arial"/>
          <w:color w:val="000000"/>
          <w:kern w:val="0"/>
          <w:sz w:val="24"/>
          <w:szCs w:val="24"/>
        </w:rPr>
      </w:pPr>
      <w:r>
        <w:rPr>
          <w:rFonts w:ascii="Arial" w:hAnsi="Arial" w:cs="Arial"/>
          <w:sz w:val="24"/>
          <w:szCs w:val="24"/>
        </w:rPr>
        <w:t>3.10.2  不溶性微粒（≥25μm：≤600粒/支）</w:t>
      </w:r>
    </w:p>
    <w:p w14:paraId="753F32EE">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34" name="图表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40248D">
      <w:pPr>
        <w:spacing w:line="400" w:lineRule="exact"/>
        <w:ind w:firstLine="720" w:firstLineChars="300"/>
        <w:rPr>
          <w:rFonts w:ascii="Arial" w:hAnsi="Arial" w:cs="Arial"/>
          <w:sz w:val="24"/>
          <w:szCs w:val="24"/>
        </w:rPr>
      </w:pPr>
      <w:r>
        <w:rPr>
          <w:rFonts w:ascii="Arial" w:hAnsi="Arial" w:cs="Arial"/>
          <w:sz w:val="24"/>
          <w:szCs w:val="24"/>
        </w:rPr>
        <w:t>标准限：TU =600粒/支</w:t>
      </w:r>
    </w:p>
    <w:p w14:paraId="1706E4FC">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hint="eastAsia" w:ascii="Arial" w:hAnsi="Arial" w:cs="Arial"/>
          <w:sz w:val="24"/>
          <w:szCs w:val="24"/>
        </w:rPr>
        <w:t>最小值=</w:t>
      </w:r>
      <w:r>
        <w:rPr>
          <w:rFonts w:ascii="Arial" w:hAnsi="Arial" w:cs="Arial"/>
          <w:sz w:val="24"/>
          <w:szCs w:val="24"/>
        </w:rPr>
        <w:t>0；</w:t>
      </w:r>
      <w:r>
        <w:rPr>
          <w:rFonts w:hint="eastAsia" w:ascii="Arial" w:hAnsi="Arial" w:cs="Arial"/>
          <w:sz w:val="24"/>
          <w:szCs w:val="24"/>
        </w:rPr>
        <w:t>最大值=</w:t>
      </w:r>
      <w:r>
        <w:rPr>
          <w:rFonts w:ascii="Arial" w:hAnsi="Arial" w:cs="Arial"/>
          <w:sz w:val="24"/>
          <w:szCs w:val="24"/>
        </w:rPr>
        <w:t>1</w:t>
      </w:r>
    </w:p>
    <w:p w14:paraId="1491CF45">
      <w:pPr>
        <w:spacing w:line="400" w:lineRule="exact"/>
        <w:ind w:left="735" w:leftChars="35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注射液不溶性微粒（≥25μm）趋势图显示，不溶性微粒（≥25μm）均未超过标准限，</w:t>
      </w:r>
      <w:r>
        <w:rPr>
          <w:rFonts w:hint="eastAsia" w:ascii="Arial" w:hAnsi="Arial" w:cs="Arial"/>
          <w:sz w:val="24"/>
          <w:szCs w:val="24"/>
        </w:rPr>
        <w:t>均在0</w:t>
      </w:r>
      <w:r>
        <w:rPr>
          <w:rFonts w:ascii="Arial" w:hAnsi="Arial" w:cs="Arial"/>
          <w:sz w:val="24"/>
          <w:szCs w:val="24"/>
        </w:rPr>
        <w:t>-1粒/支</w:t>
      </w:r>
      <w:r>
        <w:rPr>
          <w:rFonts w:hint="eastAsia" w:ascii="Arial" w:hAnsi="Arial" w:cs="Arial"/>
          <w:sz w:val="24"/>
          <w:szCs w:val="24"/>
        </w:rPr>
        <w:t>之间</w:t>
      </w:r>
      <w:r>
        <w:rPr>
          <w:rFonts w:ascii="Arial" w:hAnsi="Arial" w:cs="Arial"/>
          <w:sz w:val="24"/>
          <w:szCs w:val="24"/>
        </w:rPr>
        <w:t>，说明</w:t>
      </w:r>
      <w:r>
        <w:rPr>
          <w:rFonts w:hint="eastAsia" w:ascii="Arial" w:hAnsi="Arial" w:cs="Arial"/>
          <w:sz w:val="24"/>
          <w:szCs w:val="24"/>
          <w:lang w:eastAsia="zh-CN"/>
        </w:rPr>
        <w:t>产品名（ll）</w:t>
      </w:r>
      <w:r>
        <w:rPr>
          <w:rFonts w:hint="eastAsia" w:ascii="Arial" w:hAnsi="Arial" w:cs="Arial"/>
          <w:sz w:val="24"/>
          <w:szCs w:val="24"/>
        </w:rPr>
        <w:t>注射液对</w:t>
      </w:r>
      <w:r>
        <w:rPr>
          <w:rFonts w:ascii="Arial" w:hAnsi="Arial" w:cs="Arial"/>
          <w:sz w:val="24"/>
          <w:szCs w:val="24"/>
        </w:rPr>
        <w:t>不溶性微粒（≥25μm）控制稳定，符合标准要求。</w:t>
      </w:r>
    </w:p>
    <w:p w14:paraId="38C958D1">
      <w:pPr>
        <w:spacing w:line="400" w:lineRule="exact"/>
        <w:rPr>
          <w:rFonts w:ascii="Arial" w:hAnsi="Arial" w:cs="Arial"/>
          <w:sz w:val="24"/>
          <w:szCs w:val="24"/>
        </w:rPr>
      </w:pPr>
      <w:r>
        <w:rPr>
          <w:rFonts w:ascii="Arial" w:hAnsi="Arial" w:cs="Arial"/>
          <w:sz w:val="24"/>
          <w:szCs w:val="24"/>
        </w:rPr>
        <w:t xml:space="preserve">3.11 </w:t>
      </w:r>
      <w:r>
        <w:rPr>
          <w:rFonts w:ascii="Arial" w:hAnsi="Arial" w:eastAsia="黑体" w:cs="Arial"/>
          <w:sz w:val="24"/>
          <w:szCs w:val="24"/>
        </w:rPr>
        <w:t xml:space="preserve"> 渗透压摩尔浓度：</w:t>
      </w:r>
      <w:r>
        <w:rPr>
          <w:rFonts w:ascii="Arial" w:hAnsi="Arial" w:cs="Arial"/>
          <w:sz w:val="24"/>
          <w:szCs w:val="24"/>
        </w:rPr>
        <w:t>255mOsmol/kg-305mOsmol/kg</w:t>
      </w:r>
    </w:p>
    <w:p w14:paraId="1F612018">
      <w:pPr>
        <w:spacing w:line="360" w:lineRule="auto"/>
        <w:ind w:firstLine="420" w:firstLineChars="200"/>
        <w:jc w:val="center"/>
        <w:rPr>
          <w:rFonts w:ascii="Arial" w:hAnsi="Arial" w:cs="Arial"/>
          <w:sz w:val="24"/>
          <w:szCs w:val="24"/>
        </w:rPr>
      </w:pPr>
      <w:r>
        <w:drawing>
          <wp:inline distT="0" distB="0" distL="0" distR="0">
            <wp:extent cx="4572000" cy="2743200"/>
            <wp:effectExtent l="0" t="0" r="0" b="0"/>
            <wp:docPr id="35" name="图表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0148EE8">
      <w:pPr>
        <w:spacing w:line="400" w:lineRule="exact"/>
        <w:ind w:firstLine="720" w:firstLineChars="300"/>
        <w:rPr>
          <w:rFonts w:ascii="Arial" w:hAnsi="Arial" w:cs="Arial"/>
          <w:sz w:val="24"/>
          <w:szCs w:val="24"/>
        </w:rPr>
      </w:pPr>
      <w:r>
        <w:rPr>
          <w:rFonts w:ascii="Arial" w:hAnsi="Arial" w:cs="Arial"/>
          <w:sz w:val="24"/>
          <w:szCs w:val="24"/>
        </w:rPr>
        <w:t>标准限：TU =305</w:t>
      </w:r>
      <w:r>
        <w:rPr>
          <w:rFonts w:hint="eastAsia" w:ascii="Arial" w:hAnsi="Arial" w:cs="Arial"/>
          <w:sz w:val="24"/>
          <w:szCs w:val="24"/>
        </w:rPr>
        <w:t>，T</w:t>
      </w:r>
      <w:r>
        <w:rPr>
          <w:rFonts w:ascii="Arial" w:hAnsi="Arial" w:cs="Arial"/>
          <w:sz w:val="24"/>
          <w:szCs w:val="24"/>
        </w:rPr>
        <w:t>L=255</w:t>
      </w:r>
    </w:p>
    <w:p w14:paraId="235DD17D">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0" name="图片 1"/>
            <wp:cNvGraphicFramePr/>
            <a:graphic xmlns:a="http://schemas.openxmlformats.org/drawingml/2006/main">
              <a:graphicData uri="http://schemas.openxmlformats.org/drawingml/2006/picture">
                <pic:pic xmlns:pic="http://schemas.openxmlformats.org/drawingml/2006/picture">
                  <pic:nvPicPr>
                    <pic:cNvPr id="20"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=286</w:t>
      </w:r>
      <w:r>
        <w:rPr>
          <w:rFonts w:hint="eastAsia" w:ascii="Arial" w:hAnsi="Arial" w:cs="Arial"/>
          <w:sz w:val="24"/>
          <w:szCs w:val="24"/>
        </w:rPr>
        <w:t>；</w:t>
      </w:r>
      <w:r>
        <w:rPr>
          <w:rFonts w:ascii="Arial" w:hAnsi="Arial" w:cs="Arial"/>
          <w:sz w:val="24"/>
          <w:szCs w:val="24"/>
        </w:rPr>
        <w:t>S=1.53</w:t>
      </w:r>
      <w:r>
        <w:rPr>
          <w:rFonts w:hint="eastAsia" w:ascii="Arial" w:hAnsi="Arial" w:cs="Arial"/>
          <w:sz w:val="24"/>
          <w:szCs w:val="24"/>
        </w:rPr>
        <w:t>；最小值=</w:t>
      </w:r>
      <w:r>
        <w:rPr>
          <w:rFonts w:ascii="Arial" w:hAnsi="Arial" w:cs="Arial"/>
          <w:sz w:val="24"/>
          <w:szCs w:val="24"/>
        </w:rPr>
        <w:t>284；</w:t>
      </w:r>
      <w:r>
        <w:rPr>
          <w:rFonts w:hint="eastAsia" w:ascii="Arial" w:hAnsi="Arial" w:cs="Arial"/>
          <w:sz w:val="24"/>
          <w:szCs w:val="24"/>
        </w:rPr>
        <w:t>最大值=</w:t>
      </w:r>
      <w:r>
        <w:rPr>
          <w:rFonts w:ascii="Arial" w:hAnsi="Arial" w:cs="Arial"/>
          <w:sz w:val="24"/>
          <w:szCs w:val="24"/>
        </w:rPr>
        <w:t>289</w:t>
      </w:r>
    </w:p>
    <w:p w14:paraId="6C190E36">
      <w:pPr>
        <w:spacing w:line="400" w:lineRule="exact"/>
        <w:ind w:left="735" w:leftChars="35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注射液渗透压摩尔浓度趋势图显示，渗透压摩尔浓度均</w:t>
      </w:r>
      <w:r>
        <w:rPr>
          <w:rFonts w:hint="eastAsia" w:ascii="Arial" w:hAnsi="Arial" w:cs="Arial"/>
          <w:sz w:val="24"/>
          <w:szCs w:val="24"/>
        </w:rPr>
        <w:t>在标准2</w:t>
      </w:r>
      <w:r>
        <w:rPr>
          <w:rFonts w:ascii="Arial" w:hAnsi="Arial" w:cs="Arial"/>
          <w:sz w:val="24"/>
          <w:szCs w:val="24"/>
        </w:rPr>
        <w:t>55-305 mOsmol/kg</w:t>
      </w:r>
      <w:r>
        <w:rPr>
          <w:rFonts w:hint="eastAsia" w:ascii="Arial" w:hAnsi="Arial" w:cs="Arial"/>
          <w:sz w:val="24"/>
          <w:szCs w:val="24"/>
        </w:rPr>
        <w:t>范围内</w:t>
      </w:r>
      <w:r>
        <w:rPr>
          <w:rFonts w:ascii="Arial" w:hAnsi="Arial" w:cs="Arial"/>
          <w:sz w:val="24"/>
          <w:szCs w:val="24"/>
        </w:rPr>
        <w:t>，</w:t>
      </w:r>
      <w:r>
        <w:rPr>
          <w:rFonts w:hint="eastAsia" w:ascii="Arial" w:hAnsi="Arial" w:cs="Arial"/>
          <w:sz w:val="24"/>
          <w:szCs w:val="24"/>
        </w:rPr>
        <w:t>波动平稳。</w:t>
      </w:r>
      <w:r>
        <w:rPr>
          <w:rFonts w:ascii="Arial" w:hAnsi="Arial" w:cs="Arial"/>
          <w:sz w:val="24"/>
          <w:szCs w:val="24"/>
        </w:rPr>
        <w:t>说明</w:t>
      </w:r>
      <w:r>
        <w:rPr>
          <w:rFonts w:hint="eastAsia" w:ascii="Arial" w:hAnsi="Arial" w:cs="Arial"/>
          <w:sz w:val="24"/>
          <w:szCs w:val="24"/>
        </w:rPr>
        <w:t>2</w:t>
      </w:r>
      <w:r>
        <w:rPr>
          <w:rFonts w:ascii="Arial" w:hAnsi="Arial" w:cs="Arial"/>
          <w:sz w:val="24"/>
          <w:szCs w:val="24"/>
        </w:rPr>
        <w:t>025</w:t>
      </w:r>
      <w:r>
        <w:rPr>
          <w:rFonts w:hint="eastAsia" w:ascii="Arial" w:hAnsi="Arial" w:cs="Arial"/>
          <w:sz w:val="24"/>
          <w:szCs w:val="24"/>
        </w:rPr>
        <w:t>年</w:t>
      </w:r>
      <w:r>
        <w:rPr>
          <w:rFonts w:hint="eastAsia" w:ascii="Arial" w:hAnsi="Arial" w:cs="Arial"/>
          <w:sz w:val="24"/>
          <w:szCs w:val="24"/>
          <w:lang w:eastAsia="zh-CN"/>
        </w:rPr>
        <w:t>产品名（ll）</w:t>
      </w:r>
      <w:r>
        <w:rPr>
          <w:rFonts w:hint="eastAsia" w:ascii="Arial" w:hAnsi="Arial" w:cs="Arial"/>
          <w:sz w:val="24"/>
          <w:szCs w:val="24"/>
        </w:rPr>
        <w:t>注射液生产对</w:t>
      </w:r>
      <w:r>
        <w:rPr>
          <w:rFonts w:ascii="Arial" w:hAnsi="Arial" w:cs="Arial"/>
          <w:sz w:val="24"/>
          <w:szCs w:val="24"/>
        </w:rPr>
        <w:t>渗透压摩尔浓度控制稳定，均符合标准要求</w:t>
      </w:r>
    </w:p>
    <w:p w14:paraId="18431120">
      <w:pPr>
        <w:spacing w:line="400" w:lineRule="exact"/>
        <w:rPr>
          <w:rFonts w:ascii="Arial" w:hAnsi="Arial" w:eastAsia="黑体" w:cs="Arial"/>
          <w:sz w:val="24"/>
          <w:szCs w:val="24"/>
        </w:rPr>
      </w:pPr>
      <w:r>
        <w:rPr>
          <w:rFonts w:ascii="Arial" w:hAnsi="Arial" w:cs="Arial"/>
          <w:sz w:val="24"/>
          <w:szCs w:val="24"/>
        </w:rPr>
        <w:t xml:space="preserve">3.12 </w:t>
      </w:r>
      <w:r>
        <w:rPr>
          <w:rFonts w:ascii="Arial" w:hAnsi="Arial" w:eastAsia="黑体" w:cs="Arial"/>
          <w:sz w:val="24"/>
          <w:szCs w:val="24"/>
        </w:rPr>
        <w:t xml:space="preserve"> 无菌：应符合规定</w:t>
      </w:r>
    </w:p>
    <w:p w14:paraId="5FF4B47E">
      <w:pPr>
        <w:spacing w:line="400" w:lineRule="exact"/>
        <w:ind w:left="735" w:leftChars="350"/>
        <w:rPr>
          <w:rFonts w:ascii="Arial" w:hAnsi="Arial" w:cs="Arial"/>
          <w:sz w:val="24"/>
          <w:szCs w:val="24"/>
        </w:rPr>
      </w:pPr>
      <w:r>
        <w:rPr>
          <w:rFonts w:ascii="Arial" w:hAnsi="Arial" w:cs="Arial"/>
          <w:sz w:val="24"/>
          <w:szCs w:val="24"/>
        </w:rPr>
        <w:t>结论：根据2025共6批</w:t>
      </w:r>
      <w:r>
        <w:rPr>
          <w:rFonts w:hint="eastAsia" w:ascii="Arial" w:hAnsi="Arial" w:cs="Arial"/>
          <w:sz w:val="24"/>
          <w:szCs w:val="24"/>
          <w:lang w:eastAsia="zh-CN"/>
        </w:rPr>
        <w:t>产品名（ll）</w:t>
      </w:r>
      <w:r>
        <w:rPr>
          <w:rFonts w:ascii="Arial" w:hAnsi="Arial" w:cs="Arial"/>
          <w:sz w:val="24"/>
          <w:szCs w:val="24"/>
        </w:rPr>
        <w:t>注射液检验报告书无菌检验结果，</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注射液无菌检验项目均符合规定，说明2025年</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注射液无菌控制稳定，均符合注册标准要求。</w:t>
      </w:r>
    </w:p>
    <w:p w14:paraId="49BD24A2">
      <w:pPr>
        <w:spacing w:line="400" w:lineRule="exact"/>
        <w:rPr>
          <w:rFonts w:ascii="Arial" w:hAnsi="Arial" w:cs="Arial"/>
          <w:sz w:val="24"/>
          <w:szCs w:val="24"/>
        </w:rPr>
      </w:pPr>
      <w:r>
        <w:rPr>
          <w:rFonts w:ascii="Arial" w:hAnsi="Arial" w:cs="Arial"/>
          <w:sz w:val="24"/>
          <w:szCs w:val="24"/>
        </w:rPr>
        <w:t xml:space="preserve">3.13  </w:t>
      </w:r>
      <w:r>
        <w:rPr>
          <w:rFonts w:ascii="Arial" w:hAnsi="Arial" w:eastAsia="黑体" w:cs="Arial"/>
          <w:sz w:val="24"/>
          <w:szCs w:val="24"/>
        </w:rPr>
        <w:t>细菌内毒素：</w:t>
      </w:r>
      <w:commentRangeStart w:id="3"/>
      <w:r>
        <w:rPr>
          <w:rFonts w:ascii="Arial" w:hAnsi="Arial" w:eastAsia="黑体" w:cs="Arial"/>
          <w:sz w:val="24"/>
          <w:szCs w:val="24"/>
        </w:rPr>
        <w:t>应</w:t>
      </w:r>
      <w:r>
        <w:rPr>
          <w:rFonts w:ascii="Arial" w:hAnsi="Arial" w:cs="Arial"/>
          <w:sz w:val="24"/>
          <w:szCs w:val="24"/>
        </w:rPr>
        <w:t>＜80EU/ml</w:t>
      </w:r>
      <w:commentRangeEnd w:id="3"/>
      <w:r>
        <w:rPr>
          <w:rStyle w:val="16"/>
        </w:rPr>
        <w:commentReference w:id="3"/>
      </w:r>
    </w:p>
    <w:p w14:paraId="7833330A">
      <w:pPr>
        <w:spacing w:line="400" w:lineRule="exact"/>
        <w:ind w:left="735" w:leftChars="350"/>
        <w:rPr>
          <w:rFonts w:ascii="Arial" w:hAnsi="Arial" w:cs="Arial"/>
          <w:sz w:val="24"/>
          <w:szCs w:val="24"/>
        </w:rPr>
      </w:pPr>
      <w:r>
        <w:rPr>
          <w:rFonts w:ascii="Arial" w:hAnsi="Arial" w:cs="Arial"/>
          <w:sz w:val="24"/>
          <w:szCs w:val="24"/>
        </w:rPr>
        <w:t>结论：根据2025共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注射液检验报告书细菌内毒素检验结果，6批</w:t>
      </w:r>
      <w:r>
        <w:rPr>
          <w:rFonts w:hint="eastAsia" w:ascii="Arial" w:hAnsi="Arial" w:cs="Arial"/>
          <w:sz w:val="24"/>
          <w:szCs w:val="24"/>
          <w:lang w:eastAsia="zh-CN"/>
        </w:rPr>
        <w:t>产品名（ll）</w:t>
      </w:r>
      <w:r>
        <w:rPr>
          <w:rFonts w:ascii="Arial" w:hAnsi="Arial" w:cs="Arial"/>
          <w:sz w:val="24"/>
          <w:szCs w:val="24"/>
        </w:rPr>
        <w:t>注射液细菌内毒素项目均符合规定，说明2025年共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注射液细菌内毒素控制稳定，均符合注册标准要求。</w:t>
      </w:r>
    </w:p>
    <w:p w14:paraId="5F39FED1">
      <w:pPr>
        <w:spacing w:line="400" w:lineRule="exact"/>
        <w:rPr>
          <w:rFonts w:ascii="Arial" w:hAnsi="Arial" w:eastAsia="黑体" w:cs="Arial"/>
          <w:sz w:val="24"/>
          <w:szCs w:val="24"/>
        </w:rPr>
      </w:pPr>
      <w:r>
        <w:rPr>
          <w:rFonts w:ascii="Arial" w:hAnsi="Arial" w:cs="Arial"/>
          <w:sz w:val="24"/>
          <w:szCs w:val="24"/>
        </w:rPr>
        <w:t xml:space="preserve">3.14  </w:t>
      </w:r>
      <w:r>
        <w:rPr>
          <w:rFonts w:ascii="Arial" w:hAnsi="Arial" w:eastAsia="黑体" w:cs="Arial"/>
          <w:sz w:val="24"/>
          <w:szCs w:val="24"/>
        </w:rPr>
        <w:t>生物活性：</w:t>
      </w:r>
      <w:bookmarkStart w:id="6" w:name="OLE_LINK1"/>
      <w:r>
        <w:rPr>
          <w:rFonts w:ascii="Arial" w:hAnsi="Arial" w:eastAsia="黑体" w:cs="Arial"/>
          <w:sz w:val="24"/>
          <w:szCs w:val="24"/>
        </w:rPr>
        <w:t>每1mg</w:t>
      </w:r>
      <w:r>
        <w:rPr>
          <w:rFonts w:hint="eastAsia" w:ascii="Arial" w:hAnsi="Arial" w:eastAsia="黑体" w:cs="Arial"/>
          <w:sz w:val="24"/>
          <w:szCs w:val="24"/>
          <w:lang w:eastAsia="zh-CN"/>
        </w:rPr>
        <w:t>产品名（ll）</w:t>
      </w:r>
      <w:r>
        <w:rPr>
          <w:rFonts w:ascii="Arial" w:hAnsi="Arial" w:eastAsia="黑体" w:cs="Arial"/>
          <w:sz w:val="24"/>
          <w:szCs w:val="24"/>
        </w:rPr>
        <w:t>活性应为0.7U-1.3U</w:t>
      </w:r>
    </w:p>
    <w:bookmarkEnd w:id="6"/>
    <w:p w14:paraId="4EF17F40">
      <w:pPr>
        <w:spacing w:line="360" w:lineRule="auto"/>
        <w:ind w:firstLine="420" w:firstLineChars="200"/>
        <w:jc w:val="center"/>
        <w:rPr>
          <w:rFonts w:ascii="Arial" w:hAnsi="Arial" w:cs="Arial"/>
          <w:sz w:val="24"/>
          <w:szCs w:val="24"/>
        </w:rPr>
      </w:pPr>
      <w:r>
        <w:drawing>
          <wp:inline distT="0" distB="0" distL="0" distR="0">
            <wp:extent cx="4476750" cy="2952750"/>
            <wp:effectExtent l="0" t="0" r="0" b="0"/>
            <wp:docPr id="36" name="图表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D9E6703">
      <w:pPr>
        <w:spacing w:line="400" w:lineRule="exact"/>
        <w:ind w:firstLine="720" w:firstLineChars="300"/>
        <w:rPr>
          <w:rFonts w:ascii="Arial" w:hAnsi="Arial" w:cs="Arial"/>
          <w:sz w:val="24"/>
          <w:szCs w:val="24"/>
        </w:rPr>
      </w:pPr>
      <w:r>
        <w:rPr>
          <w:rFonts w:ascii="Arial" w:hAnsi="Arial" w:cs="Arial"/>
          <w:sz w:val="24"/>
          <w:szCs w:val="24"/>
        </w:rPr>
        <w:t>标准限：TU =1.3</w:t>
      </w:r>
      <w:r>
        <w:rPr>
          <w:rFonts w:hint="eastAsia" w:ascii="Arial" w:hAnsi="Arial" w:cs="Arial"/>
          <w:sz w:val="24"/>
          <w:szCs w:val="24"/>
        </w:rPr>
        <w:t>，T</w:t>
      </w:r>
      <w:r>
        <w:rPr>
          <w:rFonts w:ascii="Arial" w:hAnsi="Arial" w:cs="Arial"/>
          <w:sz w:val="24"/>
          <w:szCs w:val="24"/>
        </w:rPr>
        <w:t>L=0.7</w:t>
      </w:r>
    </w:p>
    <w:p w14:paraId="60E2AF9C">
      <w:pPr>
        <w:spacing w:line="400" w:lineRule="exact"/>
        <w:ind w:firstLine="720" w:firstLineChars="300"/>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1" name="图片 1"/>
            <wp:cNvGraphicFramePr/>
            <a:graphic xmlns:a="http://schemas.openxmlformats.org/drawingml/2006/main">
              <a:graphicData uri="http://schemas.openxmlformats.org/drawingml/2006/picture">
                <pic:pic xmlns:pic="http://schemas.openxmlformats.org/drawingml/2006/picture">
                  <pic:nvPicPr>
                    <pic:cNvPr id="21"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=0.98</w:t>
      </w:r>
      <w:r>
        <w:rPr>
          <w:rFonts w:hint="eastAsia" w:ascii="Arial" w:hAnsi="Arial" w:cs="Arial"/>
          <w:sz w:val="24"/>
          <w:szCs w:val="24"/>
        </w:rPr>
        <w:t>；</w:t>
      </w:r>
      <w:r>
        <w:rPr>
          <w:rFonts w:ascii="Arial" w:hAnsi="Arial" w:cs="Arial"/>
          <w:sz w:val="24"/>
          <w:szCs w:val="24"/>
        </w:rPr>
        <w:t>S=0.13</w:t>
      </w:r>
      <w:r>
        <w:rPr>
          <w:rFonts w:hint="eastAsia" w:ascii="Arial" w:hAnsi="Arial" w:cs="Arial"/>
          <w:sz w:val="24"/>
          <w:szCs w:val="24"/>
        </w:rPr>
        <w:t>；最小值=</w:t>
      </w:r>
      <w:r>
        <w:rPr>
          <w:rFonts w:ascii="Arial" w:hAnsi="Arial" w:cs="Arial"/>
          <w:sz w:val="24"/>
          <w:szCs w:val="24"/>
        </w:rPr>
        <w:t>0.82；</w:t>
      </w:r>
      <w:r>
        <w:rPr>
          <w:rFonts w:hint="eastAsia" w:ascii="Arial" w:hAnsi="Arial" w:cs="Arial"/>
          <w:sz w:val="24"/>
          <w:szCs w:val="24"/>
        </w:rPr>
        <w:t>最大值=</w:t>
      </w:r>
      <w:r>
        <w:rPr>
          <w:rFonts w:ascii="Arial" w:hAnsi="Arial" w:cs="Arial"/>
          <w:sz w:val="24"/>
          <w:szCs w:val="24"/>
        </w:rPr>
        <w:t>1.13</w:t>
      </w:r>
    </w:p>
    <w:p w14:paraId="21ABA699">
      <w:pPr>
        <w:spacing w:line="400" w:lineRule="exact"/>
        <w:ind w:left="630" w:leftChars="300"/>
        <w:rPr>
          <w:rFonts w:ascii="Arial" w:hAnsi="Arial" w:cs="Arial"/>
          <w:sz w:val="24"/>
          <w:szCs w:val="24"/>
        </w:rPr>
      </w:pPr>
      <w:r>
        <w:rPr>
          <w:rFonts w:ascii="Arial" w:hAnsi="Arial" w:cs="Arial"/>
          <w:sz w:val="24"/>
          <w:szCs w:val="24"/>
        </w:rPr>
        <w:t>结论：2025年</w:t>
      </w:r>
      <w:r>
        <w:rPr>
          <w:rFonts w:hint="eastAsia" w:ascii="Arial" w:hAnsi="Arial" w:cs="Arial"/>
          <w:sz w:val="24"/>
          <w:szCs w:val="24"/>
          <w:lang w:eastAsia="zh-CN"/>
        </w:rPr>
        <w:t>产品名（ll）</w:t>
      </w:r>
      <w:r>
        <w:rPr>
          <w:rFonts w:ascii="Arial" w:hAnsi="Arial" w:cs="Arial"/>
          <w:sz w:val="24"/>
          <w:szCs w:val="24"/>
        </w:rPr>
        <w:t>注射液生物活性趋势图显示：</w:t>
      </w:r>
      <w:r>
        <w:rPr>
          <w:rFonts w:hint="eastAsia" w:ascii="Arial" w:hAnsi="Arial" w:cs="Arial"/>
          <w:sz w:val="24"/>
          <w:szCs w:val="24"/>
          <w:lang w:eastAsia="zh-CN"/>
        </w:rPr>
        <w:t>产品名（ll）</w:t>
      </w:r>
      <w:r>
        <w:rPr>
          <w:rFonts w:hint="eastAsia" w:ascii="Arial" w:hAnsi="Arial" w:cs="Arial"/>
          <w:sz w:val="24"/>
          <w:szCs w:val="24"/>
        </w:rPr>
        <w:t>注射液检测</w:t>
      </w:r>
      <w:r>
        <w:rPr>
          <w:rFonts w:ascii="Arial" w:hAnsi="Arial" w:cs="Arial"/>
          <w:sz w:val="24"/>
          <w:szCs w:val="24"/>
        </w:rPr>
        <w:t>生物活性均</w:t>
      </w:r>
      <w:r>
        <w:rPr>
          <w:rFonts w:hint="eastAsia" w:ascii="Arial" w:hAnsi="Arial" w:cs="Arial"/>
          <w:sz w:val="24"/>
          <w:szCs w:val="24"/>
        </w:rPr>
        <w:t>在合格范围内（</w:t>
      </w:r>
      <w:r>
        <w:rPr>
          <w:rFonts w:ascii="Arial" w:hAnsi="Arial" w:cs="Arial"/>
          <w:sz w:val="24"/>
          <w:szCs w:val="24"/>
        </w:rPr>
        <w:t>每1mg</w:t>
      </w:r>
      <w:r>
        <w:rPr>
          <w:rFonts w:hint="eastAsia" w:ascii="Arial" w:hAnsi="Arial" w:cs="Arial"/>
          <w:sz w:val="24"/>
          <w:szCs w:val="24"/>
          <w:lang w:eastAsia="zh-CN"/>
        </w:rPr>
        <w:t>产品名（ll）</w:t>
      </w:r>
      <w:r>
        <w:rPr>
          <w:rFonts w:ascii="Arial" w:hAnsi="Arial" w:cs="Arial"/>
          <w:sz w:val="24"/>
          <w:szCs w:val="24"/>
        </w:rPr>
        <w:t>活性应为0.7U-1.3U</w:t>
      </w:r>
      <w:r>
        <w:rPr>
          <w:rFonts w:hint="eastAsia" w:ascii="Arial" w:hAnsi="Arial" w:cs="Arial"/>
          <w:sz w:val="24"/>
          <w:szCs w:val="24"/>
        </w:rPr>
        <w:t>），</w:t>
      </w:r>
      <w:r>
        <w:rPr>
          <w:rFonts w:ascii="Arial" w:hAnsi="Arial" w:cs="Arial"/>
          <w:sz w:val="24"/>
          <w:szCs w:val="24"/>
        </w:rPr>
        <w:t>未超出标准限，且波动正常，说明</w:t>
      </w:r>
      <w:r>
        <w:rPr>
          <w:rFonts w:hint="eastAsia" w:ascii="Arial" w:hAnsi="Arial" w:cs="Arial"/>
          <w:sz w:val="24"/>
          <w:szCs w:val="24"/>
        </w:rPr>
        <w:t>对</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生物活性控制稳定，均符合标准要求。</w:t>
      </w:r>
    </w:p>
    <w:p w14:paraId="51230815">
      <w:pPr>
        <w:spacing w:line="400" w:lineRule="exact"/>
        <w:rPr>
          <w:rFonts w:ascii="Arial" w:hAnsi="Arial" w:cs="Arial"/>
          <w:sz w:val="24"/>
          <w:szCs w:val="24"/>
        </w:rPr>
      </w:pPr>
      <w:r>
        <w:rPr>
          <w:rFonts w:ascii="Arial" w:hAnsi="Arial" w:cs="Arial"/>
          <w:sz w:val="24"/>
          <w:szCs w:val="24"/>
        </w:rPr>
        <w:t xml:space="preserve">3.15  </w:t>
      </w:r>
      <w:r>
        <w:rPr>
          <w:rFonts w:ascii="Arial" w:hAnsi="Arial" w:eastAsia="黑体" w:cs="Arial"/>
          <w:sz w:val="24"/>
          <w:szCs w:val="24"/>
        </w:rPr>
        <w:t>含量</w:t>
      </w:r>
      <w:r>
        <w:rPr>
          <w:rFonts w:hint="eastAsia" w:ascii="Arial" w:hAnsi="Arial" w:eastAsia="黑体" w:cs="Arial"/>
          <w:sz w:val="24"/>
          <w:szCs w:val="24"/>
        </w:rPr>
        <w:t>：9</w:t>
      </w:r>
      <w:r>
        <w:rPr>
          <w:rFonts w:ascii="Arial" w:hAnsi="Arial" w:eastAsia="黑体" w:cs="Arial"/>
          <w:sz w:val="24"/>
          <w:szCs w:val="24"/>
        </w:rPr>
        <w:t>4</w:t>
      </w:r>
      <w:r>
        <w:rPr>
          <w:rFonts w:hint="eastAsia" w:ascii="Arial" w:hAnsi="Arial" w:eastAsia="黑体" w:cs="Arial"/>
          <w:sz w:val="24"/>
          <w:szCs w:val="24"/>
        </w:rPr>
        <w:t>%</w:t>
      </w:r>
      <w:r>
        <w:rPr>
          <w:rFonts w:ascii="Arial" w:hAnsi="Arial" w:eastAsia="黑体" w:cs="Arial"/>
          <w:sz w:val="24"/>
          <w:szCs w:val="24"/>
        </w:rPr>
        <w:t>-106</w:t>
      </w:r>
      <w:r>
        <w:rPr>
          <w:rFonts w:hint="eastAsia" w:ascii="Arial" w:hAnsi="Arial" w:eastAsia="黑体" w:cs="Arial"/>
          <w:sz w:val="24"/>
          <w:szCs w:val="24"/>
        </w:rPr>
        <w:t>%</w:t>
      </w:r>
    </w:p>
    <w:p w14:paraId="5BCF7A22">
      <w:pPr>
        <w:spacing w:line="360" w:lineRule="auto"/>
        <w:ind w:firstLine="420" w:firstLineChars="200"/>
        <w:jc w:val="center"/>
        <w:rPr>
          <w:rFonts w:ascii="Arial" w:hAnsi="Arial" w:cs="Arial"/>
          <w:sz w:val="24"/>
          <w:szCs w:val="24"/>
        </w:rPr>
      </w:pPr>
      <w:r>
        <w:drawing>
          <wp:inline distT="0" distB="0" distL="0" distR="0">
            <wp:extent cx="4657725" cy="3000375"/>
            <wp:effectExtent l="0" t="0" r="9525" b="9525"/>
            <wp:docPr id="43" name="图表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0437401">
      <w:pPr>
        <w:spacing w:line="400" w:lineRule="exact"/>
        <w:ind w:firstLine="720" w:firstLineChars="300"/>
        <w:rPr>
          <w:rFonts w:ascii="Arial" w:hAnsi="Arial" w:cs="Arial"/>
          <w:sz w:val="24"/>
          <w:szCs w:val="24"/>
        </w:rPr>
      </w:pPr>
      <w:r>
        <w:rPr>
          <w:rFonts w:ascii="Arial" w:hAnsi="Arial" w:cs="Arial"/>
          <w:sz w:val="24"/>
          <w:szCs w:val="24"/>
        </w:rPr>
        <w:t>标准限：TU =106</w:t>
      </w:r>
      <w:r>
        <w:rPr>
          <w:rFonts w:hint="eastAsia" w:ascii="Arial" w:hAnsi="Arial" w:cs="Arial"/>
          <w:sz w:val="24"/>
          <w:szCs w:val="24"/>
        </w:rPr>
        <w:t>%，T</w:t>
      </w:r>
      <w:r>
        <w:rPr>
          <w:rFonts w:ascii="Arial" w:hAnsi="Arial" w:cs="Arial"/>
          <w:sz w:val="24"/>
          <w:szCs w:val="24"/>
        </w:rPr>
        <w:t>L</w:t>
      </w:r>
      <w:r>
        <w:rPr>
          <w:rFonts w:hint="eastAsia" w:ascii="Arial" w:hAnsi="Arial" w:cs="Arial"/>
          <w:sz w:val="24"/>
          <w:szCs w:val="24"/>
        </w:rPr>
        <w:t>=</w:t>
      </w:r>
      <w:r>
        <w:rPr>
          <w:rFonts w:ascii="Arial" w:hAnsi="Arial" w:cs="Arial"/>
          <w:sz w:val="24"/>
          <w:szCs w:val="24"/>
        </w:rPr>
        <w:t>94</w:t>
      </w:r>
      <w:r>
        <w:rPr>
          <w:rFonts w:hint="eastAsia" w:ascii="Arial" w:hAnsi="Arial" w:cs="Arial"/>
          <w:sz w:val="24"/>
          <w:szCs w:val="24"/>
        </w:rPr>
        <w:t>%</w:t>
      </w:r>
    </w:p>
    <w:p w14:paraId="173E1821">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2" name="图片 1"/>
            <wp:cNvGraphicFramePr/>
            <a:graphic xmlns:a="http://schemas.openxmlformats.org/drawingml/2006/main">
              <a:graphicData uri="http://schemas.openxmlformats.org/drawingml/2006/picture">
                <pic:pic xmlns:pic="http://schemas.openxmlformats.org/drawingml/2006/picture">
                  <pic:nvPicPr>
                    <pic:cNvPr id="22"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=100.</w:t>
      </w:r>
      <w:r>
        <w:rPr>
          <w:rFonts w:hint="eastAsia" w:ascii="Arial" w:hAnsi="Arial" w:cs="Arial"/>
          <w:sz w:val="24"/>
          <w:szCs w:val="24"/>
        </w:rPr>
        <w:t>9</w:t>
      </w:r>
      <w:r>
        <w:rPr>
          <w:rFonts w:ascii="Arial" w:hAnsi="Arial" w:cs="Arial"/>
          <w:sz w:val="24"/>
          <w:szCs w:val="24"/>
        </w:rPr>
        <w:t>8</w:t>
      </w:r>
      <w:r>
        <w:rPr>
          <w:rFonts w:hint="eastAsia" w:ascii="Arial" w:hAnsi="Arial" w:cs="Arial"/>
          <w:sz w:val="24"/>
          <w:szCs w:val="24"/>
        </w:rPr>
        <w:t>；</w:t>
      </w:r>
      <w:r>
        <w:rPr>
          <w:rFonts w:ascii="Arial" w:hAnsi="Arial" w:cs="Arial"/>
          <w:sz w:val="24"/>
          <w:szCs w:val="24"/>
        </w:rPr>
        <w:t>S=0.76</w:t>
      </w:r>
      <w:r>
        <w:rPr>
          <w:rFonts w:hint="eastAsia" w:ascii="Arial" w:hAnsi="Arial" w:cs="Arial"/>
          <w:sz w:val="24"/>
          <w:szCs w:val="24"/>
        </w:rPr>
        <w:t>；最小值=</w:t>
      </w:r>
      <w:r>
        <w:rPr>
          <w:rFonts w:ascii="Arial" w:hAnsi="Arial" w:cs="Arial"/>
          <w:sz w:val="24"/>
          <w:szCs w:val="24"/>
        </w:rPr>
        <w:t>100.2%；</w:t>
      </w:r>
      <w:r>
        <w:rPr>
          <w:rFonts w:hint="eastAsia" w:ascii="Arial" w:hAnsi="Arial" w:cs="Arial"/>
          <w:sz w:val="24"/>
          <w:szCs w:val="24"/>
        </w:rPr>
        <w:t>最大值=</w:t>
      </w:r>
      <w:r>
        <w:rPr>
          <w:rFonts w:ascii="Arial" w:hAnsi="Arial" w:cs="Arial"/>
          <w:sz w:val="24"/>
          <w:szCs w:val="24"/>
        </w:rPr>
        <w:t>101.8%</w:t>
      </w:r>
    </w:p>
    <w:p w14:paraId="00FDC64C">
      <w:pPr>
        <w:spacing w:line="400" w:lineRule="exact"/>
        <w:ind w:left="630" w:leftChars="300"/>
        <w:rPr>
          <w:rFonts w:ascii="Arial" w:hAnsi="Arial" w:cs="Arial"/>
          <w:sz w:val="24"/>
          <w:szCs w:val="24"/>
        </w:rPr>
      </w:pPr>
      <w:r>
        <w:rPr>
          <w:rFonts w:ascii="Arial" w:hAnsi="Arial" w:cs="Arial"/>
          <w:sz w:val="24"/>
          <w:szCs w:val="24"/>
        </w:rPr>
        <w:t>结论：2025年6批</w:t>
      </w:r>
      <w:r>
        <w:rPr>
          <w:rFonts w:hint="eastAsia" w:ascii="Arial" w:hAnsi="Arial" w:cs="Arial"/>
          <w:sz w:val="24"/>
          <w:szCs w:val="24"/>
          <w:lang w:eastAsia="zh-CN"/>
        </w:rPr>
        <w:t>产品名（ll）</w:t>
      </w:r>
      <w:r>
        <w:rPr>
          <w:rFonts w:ascii="Arial" w:hAnsi="Arial" w:cs="Arial"/>
          <w:sz w:val="24"/>
          <w:szCs w:val="24"/>
        </w:rPr>
        <w:t>注射液含量趋势图显示，含量均</w:t>
      </w:r>
      <w:r>
        <w:rPr>
          <w:rFonts w:hint="eastAsia" w:ascii="Arial" w:hAnsi="Arial" w:cs="Arial"/>
          <w:sz w:val="24"/>
          <w:szCs w:val="24"/>
        </w:rPr>
        <w:t>在范围（</w:t>
      </w:r>
      <w:r>
        <w:rPr>
          <w:rFonts w:hint="eastAsia" w:ascii="Arial" w:hAnsi="Arial" w:eastAsia="黑体" w:cs="Arial"/>
          <w:sz w:val="24"/>
          <w:szCs w:val="24"/>
        </w:rPr>
        <w:t>9</w:t>
      </w:r>
      <w:r>
        <w:rPr>
          <w:rFonts w:ascii="Arial" w:hAnsi="Arial" w:eastAsia="黑体" w:cs="Arial"/>
          <w:sz w:val="24"/>
          <w:szCs w:val="24"/>
        </w:rPr>
        <w:t>4</w:t>
      </w:r>
      <w:r>
        <w:rPr>
          <w:rFonts w:hint="eastAsia" w:ascii="Arial" w:hAnsi="Arial" w:eastAsia="黑体" w:cs="Arial"/>
          <w:sz w:val="24"/>
          <w:szCs w:val="24"/>
        </w:rPr>
        <w:t>%</w:t>
      </w:r>
      <w:r>
        <w:rPr>
          <w:rFonts w:ascii="Arial" w:hAnsi="Arial" w:eastAsia="黑体" w:cs="Arial"/>
          <w:sz w:val="24"/>
          <w:szCs w:val="24"/>
        </w:rPr>
        <w:t>-106</w:t>
      </w:r>
      <w:r>
        <w:rPr>
          <w:rFonts w:hint="eastAsia" w:ascii="Arial" w:hAnsi="Arial" w:eastAsia="黑体" w:cs="Arial"/>
          <w:sz w:val="24"/>
          <w:szCs w:val="24"/>
        </w:rPr>
        <w:t>%</w:t>
      </w:r>
      <w:r>
        <w:rPr>
          <w:rFonts w:hint="eastAsia" w:ascii="Arial" w:hAnsi="Arial" w:cs="Arial"/>
          <w:sz w:val="24"/>
          <w:szCs w:val="24"/>
        </w:rPr>
        <w:t>）内</w:t>
      </w:r>
      <w:r>
        <w:rPr>
          <w:rFonts w:ascii="Arial" w:hAnsi="Arial" w:cs="Arial"/>
          <w:sz w:val="24"/>
          <w:szCs w:val="24"/>
        </w:rPr>
        <w:t>未超出标准限，无明显波动，说明</w:t>
      </w:r>
      <w:r>
        <w:rPr>
          <w:rFonts w:hint="eastAsia" w:ascii="Arial" w:hAnsi="Arial" w:cs="Arial"/>
          <w:sz w:val="24"/>
          <w:szCs w:val="24"/>
        </w:rPr>
        <w:t>对</w:t>
      </w:r>
      <w:r>
        <w:rPr>
          <w:rFonts w:hint="eastAsia" w:ascii="Arial" w:hAnsi="Arial" w:cs="Arial"/>
          <w:sz w:val="24"/>
          <w:szCs w:val="24"/>
          <w:lang w:eastAsia="zh-CN"/>
        </w:rPr>
        <w:t>产品名（ll）</w:t>
      </w:r>
      <w:r>
        <w:rPr>
          <w:rFonts w:hint="eastAsia" w:ascii="Arial" w:hAnsi="Arial" w:cs="Arial"/>
          <w:sz w:val="24"/>
          <w:szCs w:val="24"/>
        </w:rPr>
        <w:t>注射液含量</w:t>
      </w:r>
      <w:r>
        <w:rPr>
          <w:rFonts w:ascii="Arial" w:hAnsi="Arial" w:cs="Arial"/>
          <w:sz w:val="24"/>
          <w:szCs w:val="24"/>
        </w:rPr>
        <w:t>控制稳定，均符合标准要求。</w:t>
      </w:r>
    </w:p>
    <w:bookmarkEnd w:id="5"/>
    <w:p w14:paraId="323155E3">
      <w:pPr>
        <w:pStyle w:val="2"/>
        <w:spacing w:before="0" w:beforeLines="0" w:after="0" w:afterLines="0" w:line="240" w:lineRule="auto"/>
        <w:rPr>
          <w:b w:val="0"/>
        </w:rPr>
      </w:pPr>
      <w:bookmarkStart w:id="7" w:name="_Toc219973064"/>
      <w:r>
        <w:rPr>
          <w:rFonts w:ascii="Arial" w:hAnsi="Arial" w:cs="Arial"/>
          <w:b w:val="0"/>
        </w:rPr>
        <w:t>4</w:t>
      </w:r>
      <w:r>
        <w:rPr>
          <w:rFonts w:hint="eastAsia"/>
          <w:b w:val="0"/>
        </w:rPr>
        <w:t xml:space="preserve"> </w:t>
      </w:r>
      <w:r>
        <w:rPr>
          <w:rFonts w:hint="eastAsia"/>
          <w:b w:val="0"/>
          <w:lang w:eastAsia="zh-CN"/>
        </w:rPr>
        <w:t>产品名（ll）</w:t>
      </w:r>
      <w:r>
        <w:rPr>
          <w:rFonts w:hint="eastAsia"/>
          <w:b w:val="0"/>
        </w:rPr>
        <w:t>注射液半成</w:t>
      </w:r>
      <w:r>
        <w:rPr>
          <w:b w:val="0"/>
        </w:rPr>
        <w:t>品质量符合性统计</w:t>
      </w:r>
      <w:bookmarkEnd w:id="7"/>
    </w:p>
    <w:p w14:paraId="0C5F09A6">
      <w:pPr>
        <w:spacing w:line="400" w:lineRule="exact"/>
        <w:rPr>
          <w:rFonts w:ascii="Arial" w:hAnsi="Arial" w:eastAsia="黑体" w:cs="Arial"/>
          <w:sz w:val="24"/>
          <w:szCs w:val="24"/>
        </w:rPr>
      </w:pPr>
      <w:bookmarkStart w:id="8" w:name="_Toc219973065"/>
      <w:r>
        <w:rPr>
          <w:rFonts w:ascii="Arial" w:hAnsi="Arial" w:cs="Arial"/>
          <w:sz w:val="24"/>
          <w:szCs w:val="24"/>
        </w:rPr>
        <w:t xml:space="preserve">4.1 </w:t>
      </w:r>
      <w:r>
        <w:rPr>
          <w:rFonts w:ascii="Arial" w:hAnsi="Arial" w:eastAsia="黑体" w:cs="Arial"/>
          <w:sz w:val="24"/>
          <w:szCs w:val="24"/>
        </w:rPr>
        <w:t xml:space="preserve"> 无菌：应符合规定</w:t>
      </w:r>
    </w:p>
    <w:p w14:paraId="3501EAC4">
      <w:pPr>
        <w:spacing w:line="400" w:lineRule="exact"/>
        <w:ind w:left="735" w:leftChars="350"/>
        <w:rPr>
          <w:rFonts w:ascii="Arial" w:hAnsi="Arial" w:cs="Arial"/>
          <w:sz w:val="24"/>
          <w:szCs w:val="24"/>
        </w:rPr>
      </w:pPr>
      <w:r>
        <w:rPr>
          <w:rFonts w:ascii="Arial" w:hAnsi="Arial" w:cs="Arial"/>
          <w:sz w:val="24"/>
          <w:szCs w:val="24"/>
        </w:rPr>
        <w:t>结论：根据2025共6批</w:t>
      </w:r>
      <w:r>
        <w:rPr>
          <w:rFonts w:hint="eastAsia" w:ascii="Arial" w:hAnsi="Arial" w:cs="Arial"/>
          <w:sz w:val="24"/>
          <w:szCs w:val="24"/>
          <w:lang w:eastAsia="zh-CN"/>
        </w:rPr>
        <w:t>产品名（ll）</w:t>
      </w:r>
      <w:r>
        <w:rPr>
          <w:rFonts w:ascii="Arial" w:hAnsi="Arial" w:cs="Arial"/>
          <w:sz w:val="24"/>
          <w:szCs w:val="24"/>
        </w:rPr>
        <w:t>注射液检验报告书无菌检验结果，</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注射液无菌检验项目均符合规定，说明2025年</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注射液无菌控制稳定，均符合注册标准要求。</w:t>
      </w:r>
    </w:p>
    <w:p w14:paraId="2598234B">
      <w:pPr>
        <w:spacing w:line="400" w:lineRule="exact"/>
        <w:rPr>
          <w:rFonts w:ascii="Arial" w:hAnsi="Arial" w:cs="Arial"/>
          <w:sz w:val="24"/>
          <w:szCs w:val="24"/>
        </w:rPr>
      </w:pPr>
      <w:r>
        <w:rPr>
          <w:rFonts w:ascii="Arial" w:hAnsi="Arial" w:cs="Arial"/>
          <w:sz w:val="24"/>
          <w:szCs w:val="24"/>
        </w:rPr>
        <w:t xml:space="preserve">4.2  </w:t>
      </w:r>
      <w:r>
        <w:rPr>
          <w:rFonts w:ascii="Arial" w:hAnsi="Arial" w:eastAsia="黑体" w:cs="Arial"/>
          <w:sz w:val="24"/>
          <w:szCs w:val="24"/>
        </w:rPr>
        <w:t>细菌内毒素：应</w:t>
      </w:r>
      <w:r>
        <w:rPr>
          <w:rFonts w:ascii="Arial" w:hAnsi="Arial" w:cs="Arial"/>
          <w:sz w:val="24"/>
          <w:szCs w:val="24"/>
        </w:rPr>
        <w:t>＜80EU/ml</w:t>
      </w:r>
    </w:p>
    <w:p w14:paraId="588EAFAA">
      <w:pPr>
        <w:spacing w:line="400" w:lineRule="exact"/>
        <w:ind w:left="735" w:leftChars="350"/>
        <w:rPr>
          <w:rFonts w:ascii="Arial" w:hAnsi="Arial" w:cs="Arial"/>
          <w:sz w:val="24"/>
          <w:szCs w:val="24"/>
        </w:rPr>
      </w:pPr>
      <w:r>
        <w:rPr>
          <w:rFonts w:ascii="Arial" w:hAnsi="Arial" w:cs="Arial"/>
          <w:sz w:val="24"/>
          <w:szCs w:val="24"/>
        </w:rPr>
        <w:t>结论：根据2025共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注射液检验报告书细菌内毒素检验结果，6批</w:t>
      </w:r>
      <w:r>
        <w:rPr>
          <w:rFonts w:hint="eastAsia" w:ascii="Arial" w:hAnsi="Arial" w:cs="Arial"/>
          <w:sz w:val="24"/>
          <w:szCs w:val="24"/>
          <w:lang w:eastAsia="zh-CN"/>
        </w:rPr>
        <w:t>产品名（ll）</w:t>
      </w:r>
      <w:r>
        <w:rPr>
          <w:rFonts w:ascii="Arial" w:hAnsi="Arial" w:cs="Arial"/>
          <w:sz w:val="24"/>
          <w:szCs w:val="24"/>
        </w:rPr>
        <w:t>注射液细菌内毒素项目均符合规定，说明2025年共</w:t>
      </w:r>
      <w:r>
        <w:rPr>
          <w:rFonts w:hint="eastAsia" w:ascii="Arial" w:hAnsi="Arial" w:cs="Arial"/>
          <w:sz w:val="24"/>
          <w:szCs w:val="24"/>
        </w:rPr>
        <w:t>6</w:t>
      </w:r>
      <w:r>
        <w:rPr>
          <w:rFonts w:ascii="Arial" w:hAnsi="Arial" w:cs="Arial"/>
          <w:sz w:val="24"/>
          <w:szCs w:val="24"/>
        </w:rPr>
        <w:t>批</w:t>
      </w:r>
      <w:r>
        <w:rPr>
          <w:rFonts w:hint="eastAsia" w:ascii="Arial" w:hAnsi="Arial" w:cs="Arial"/>
          <w:sz w:val="24"/>
          <w:szCs w:val="24"/>
          <w:lang w:eastAsia="zh-CN"/>
        </w:rPr>
        <w:t>产品名（ll）</w:t>
      </w:r>
      <w:r>
        <w:rPr>
          <w:rFonts w:ascii="Arial" w:hAnsi="Arial" w:cs="Arial"/>
          <w:sz w:val="24"/>
          <w:szCs w:val="24"/>
        </w:rPr>
        <w:t>注射液细菌内毒素控制稳定，均符合注册标准要求。</w:t>
      </w:r>
    </w:p>
    <w:p w14:paraId="3A4F6F25">
      <w:pPr>
        <w:spacing w:line="400" w:lineRule="exact"/>
        <w:rPr>
          <w:rFonts w:ascii="Arial" w:hAnsi="Arial" w:cs="Arial"/>
          <w:sz w:val="24"/>
          <w:szCs w:val="24"/>
        </w:rPr>
      </w:pPr>
      <w:r>
        <w:rPr>
          <w:rFonts w:hint="eastAsia" w:ascii="Arial" w:hAnsi="Arial" w:cs="Arial"/>
          <w:sz w:val="24"/>
          <w:szCs w:val="24"/>
        </w:rPr>
        <w:t>4</w:t>
      </w:r>
      <w:r>
        <w:rPr>
          <w:rFonts w:ascii="Arial" w:hAnsi="Arial" w:cs="Arial"/>
          <w:sz w:val="24"/>
          <w:szCs w:val="24"/>
        </w:rPr>
        <w:t xml:space="preserve">.3  </w:t>
      </w:r>
      <w:r>
        <w:rPr>
          <w:rFonts w:hint="eastAsia" w:ascii="Arial" w:hAnsi="Arial" w:cs="Arial"/>
          <w:sz w:val="24"/>
          <w:szCs w:val="24"/>
        </w:rPr>
        <w:t>半成品含量测定：9</w:t>
      </w:r>
      <w:r>
        <w:rPr>
          <w:rFonts w:ascii="Arial" w:hAnsi="Arial" w:cs="Arial"/>
          <w:sz w:val="24"/>
          <w:szCs w:val="24"/>
        </w:rPr>
        <w:t>4</w:t>
      </w:r>
      <w:r>
        <w:rPr>
          <w:rFonts w:hint="eastAsia" w:ascii="Arial" w:hAnsi="Arial" w:cs="Arial"/>
          <w:sz w:val="24"/>
          <w:szCs w:val="24"/>
        </w:rPr>
        <w:t>%</w:t>
      </w:r>
      <w:r>
        <w:rPr>
          <w:rFonts w:ascii="Arial" w:hAnsi="Arial" w:cs="Arial"/>
          <w:sz w:val="24"/>
          <w:szCs w:val="24"/>
        </w:rPr>
        <w:t>-106</w:t>
      </w:r>
      <w:r>
        <w:rPr>
          <w:rFonts w:hint="eastAsia" w:ascii="Arial" w:hAnsi="Arial" w:cs="Arial"/>
          <w:sz w:val="24"/>
          <w:szCs w:val="24"/>
        </w:rPr>
        <w:t>%</w:t>
      </w:r>
    </w:p>
    <w:p w14:paraId="4FFD924A">
      <w:pPr>
        <w:spacing w:line="360" w:lineRule="auto"/>
        <w:jc w:val="center"/>
        <w:rPr>
          <w:rFonts w:ascii="Arial" w:hAnsi="Arial" w:cs="Arial"/>
          <w:sz w:val="24"/>
          <w:szCs w:val="24"/>
        </w:rPr>
      </w:pPr>
      <w:r>
        <w:drawing>
          <wp:inline distT="0" distB="0" distL="0" distR="0">
            <wp:extent cx="4572000" cy="2743200"/>
            <wp:effectExtent l="0" t="0" r="0" b="0"/>
            <wp:docPr id="44" name="图表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020BD65">
      <w:pPr>
        <w:spacing w:line="400" w:lineRule="exact"/>
        <w:ind w:firstLine="720" w:firstLineChars="300"/>
        <w:rPr>
          <w:rFonts w:ascii="Arial" w:hAnsi="Arial" w:cs="Arial"/>
          <w:sz w:val="24"/>
          <w:szCs w:val="24"/>
        </w:rPr>
      </w:pPr>
      <w:r>
        <w:rPr>
          <w:rFonts w:ascii="Arial" w:hAnsi="Arial" w:cs="Arial"/>
          <w:sz w:val="24"/>
          <w:szCs w:val="24"/>
        </w:rPr>
        <w:t>标准限：TU =106</w:t>
      </w:r>
      <w:r>
        <w:rPr>
          <w:rFonts w:hint="eastAsia" w:ascii="Arial" w:hAnsi="Arial" w:cs="Arial"/>
          <w:sz w:val="24"/>
          <w:szCs w:val="24"/>
        </w:rPr>
        <w:t>%，T</w:t>
      </w:r>
      <w:r>
        <w:rPr>
          <w:rFonts w:ascii="Arial" w:hAnsi="Arial" w:cs="Arial"/>
          <w:sz w:val="24"/>
          <w:szCs w:val="24"/>
        </w:rPr>
        <w:t>L</w:t>
      </w:r>
      <w:r>
        <w:rPr>
          <w:rFonts w:hint="eastAsia" w:ascii="Arial" w:hAnsi="Arial" w:cs="Arial"/>
          <w:sz w:val="24"/>
          <w:szCs w:val="24"/>
        </w:rPr>
        <w:t>=</w:t>
      </w:r>
      <w:r>
        <w:rPr>
          <w:rFonts w:ascii="Arial" w:hAnsi="Arial" w:cs="Arial"/>
          <w:sz w:val="24"/>
          <w:szCs w:val="24"/>
        </w:rPr>
        <w:t>94</w:t>
      </w:r>
      <w:r>
        <w:rPr>
          <w:rFonts w:hint="eastAsia" w:ascii="Arial" w:hAnsi="Arial" w:cs="Arial"/>
          <w:sz w:val="24"/>
          <w:szCs w:val="24"/>
        </w:rPr>
        <w:t>%</w:t>
      </w:r>
    </w:p>
    <w:p w14:paraId="24BE7626">
      <w:pPr>
        <w:spacing w:line="400" w:lineRule="exact"/>
        <w:ind w:left="758" w:leftChars="361"/>
        <w:rPr>
          <w:rFonts w:ascii="Arial" w:hAnsi="Arial" w:cs="Arial"/>
          <w:sz w:val="24"/>
          <w:szCs w:val="24"/>
        </w:rPr>
      </w:pP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的水平：</w:t>
      </w:r>
      <w:r>
        <w:rPr>
          <w:rFonts w:ascii="Arial" w:hAnsi="Arial" w:cs="Arial"/>
          <w:sz w:val="24"/>
          <w:szCs w:val="24"/>
        </w:rPr>
        <w:drawing>
          <wp:inline distT="0" distB="0" distL="0" distR="0">
            <wp:extent cx="118745" cy="118745"/>
            <wp:effectExtent l="0" t="0" r="0" b="0"/>
            <wp:docPr id="24" name="图片 1"/>
            <wp:cNvGraphicFramePr/>
            <a:graphic xmlns:a="http://schemas.openxmlformats.org/drawingml/2006/main">
              <a:graphicData uri="http://schemas.openxmlformats.org/drawingml/2006/picture">
                <pic:pic xmlns:pic="http://schemas.openxmlformats.org/drawingml/2006/picture">
                  <pic:nvPicPr>
                    <pic:cNvPr id="24"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szCs w:val="24"/>
        </w:rPr>
        <w:t>=100.5</w:t>
      </w:r>
      <w:r>
        <w:rPr>
          <w:rFonts w:hint="eastAsia" w:ascii="Arial" w:hAnsi="Arial" w:cs="Arial"/>
          <w:sz w:val="24"/>
          <w:szCs w:val="24"/>
        </w:rPr>
        <w:t>；</w:t>
      </w:r>
      <w:r>
        <w:rPr>
          <w:rFonts w:ascii="Arial" w:hAnsi="Arial" w:cs="Arial"/>
          <w:sz w:val="24"/>
          <w:szCs w:val="24"/>
        </w:rPr>
        <w:t>S=0.53</w:t>
      </w:r>
      <w:r>
        <w:rPr>
          <w:rFonts w:hint="eastAsia" w:ascii="Arial" w:hAnsi="Arial" w:cs="Arial"/>
          <w:sz w:val="24"/>
          <w:szCs w:val="24"/>
        </w:rPr>
        <w:t>；最小值=</w:t>
      </w:r>
      <w:r>
        <w:rPr>
          <w:rFonts w:ascii="Arial" w:hAnsi="Arial" w:cs="Arial"/>
          <w:sz w:val="24"/>
          <w:szCs w:val="24"/>
        </w:rPr>
        <w:t>99.6%；</w:t>
      </w:r>
      <w:r>
        <w:rPr>
          <w:rFonts w:hint="eastAsia" w:ascii="Arial" w:hAnsi="Arial" w:cs="Arial"/>
          <w:sz w:val="24"/>
          <w:szCs w:val="24"/>
        </w:rPr>
        <w:t>最大值=</w:t>
      </w:r>
      <w:r>
        <w:rPr>
          <w:rFonts w:ascii="Arial" w:hAnsi="Arial" w:cs="Arial"/>
          <w:sz w:val="24"/>
          <w:szCs w:val="24"/>
        </w:rPr>
        <w:t>101.4%</w:t>
      </w:r>
    </w:p>
    <w:p w14:paraId="280F59E8">
      <w:pPr>
        <w:spacing w:line="400" w:lineRule="exact"/>
        <w:ind w:left="630" w:leftChars="300"/>
        <w:rPr>
          <w:rFonts w:ascii="Arial" w:hAnsi="Arial" w:cs="Arial"/>
          <w:sz w:val="24"/>
          <w:szCs w:val="24"/>
        </w:rPr>
      </w:pPr>
      <w:r>
        <w:rPr>
          <w:rFonts w:ascii="Arial" w:hAnsi="Arial" w:cs="Arial"/>
          <w:sz w:val="24"/>
          <w:szCs w:val="24"/>
        </w:rPr>
        <w:t>结论：2025年6批</w:t>
      </w:r>
      <w:r>
        <w:rPr>
          <w:rFonts w:hint="eastAsia" w:ascii="Arial" w:hAnsi="Arial" w:cs="Arial"/>
          <w:sz w:val="24"/>
          <w:szCs w:val="24"/>
          <w:lang w:eastAsia="zh-CN"/>
        </w:rPr>
        <w:t>产品名（ll）</w:t>
      </w:r>
      <w:r>
        <w:rPr>
          <w:rFonts w:ascii="Arial" w:hAnsi="Arial" w:cs="Arial"/>
          <w:sz w:val="24"/>
          <w:szCs w:val="24"/>
        </w:rPr>
        <w:t>注射液</w:t>
      </w:r>
      <w:r>
        <w:rPr>
          <w:rFonts w:hint="eastAsia" w:ascii="Arial" w:hAnsi="Arial" w:cs="Arial"/>
          <w:sz w:val="24"/>
          <w:szCs w:val="24"/>
        </w:rPr>
        <w:t>半成品</w:t>
      </w:r>
      <w:r>
        <w:rPr>
          <w:rFonts w:ascii="Arial" w:hAnsi="Arial" w:cs="Arial"/>
          <w:sz w:val="24"/>
          <w:szCs w:val="24"/>
        </w:rPr>
        <w:t>含量趋势图显示，含量均</w:t>
      </w:r>
      <w:r>
        <w:rPr>
          <w:rFonts w:hint="eastAsia" w:ascii="Arial" w:hAnsi="Arial" w:cs="Arial"/>
          <w:sz w:val="24"/>
          <w:szCs w:val="24"/>
        </w:rPr>
        <w:t>在范围（</w:t>
      </w:r>
      <w:r>
        <w:rPr>
          <w:rFonts w:hint="eastAsia" w:ascii="Arial" w:hAnsi="Arial" w:eastAsia="黑体" w:cs="Arial"/>
          <w:sz w:val="24"/>
          <w:szCs w:val="24"/>
        </w:rPr>
        <w:t>9</w:t>
      </w:r>
      <w:r>
        <w:rPr>
          <w:rFonts w:ascii="Arial" w:hAnsi="Arial" w:eastAsia="黑体" w:cs="Arial"/>
          <w:sz w:val="24"/>
          <w:szCs w:val="24"/>
        </w:rPr>
        <w:t>4</w:t>
      </w:r>
      <w:r>
        <w:rPr>
          <w:rFonts w:hint="eastAsia" w:ascii="Arial" w:hAnsi="Arial" w:eastAsia="黑体" w:cs="Arial"/>
          <w:sz w:val="24"/>
          <w:szCs w:val="24"/>
        </w:rPr>
        <w:t>%</w:t>
      </w:r>
      <w:r>
        <w:rPr>
          <w:rFonts w:ascii="Arial" w:hAnsi="Arial" w:eastAsia="黑体" w:cs="Arial"/>
          <w:sz w:val="24"/>
          <w:szCs w:val="24"/>
        </w:rPr>
        <w:t>-106</w:t>
      </w:r>
      <w:r>
        <w:rPr>
          <w:rFonts w:hint="eastAsia" w:ascii="Arial" w:hAnsi="Arial" w:eastAsia="黑体" w:cs="Arial"/>
          <w:sz w:val="24"/>
          <w:szCs w:val="24"/>
        </w:rPr>
        <w:t>%</w:t>
      </w:r>
      <w:r>
        <w:rPr>
          <w:rFonts w:hint="eastAsia" w:ascii="Arial" w:hAnsi="Arial" w:cs="Arial"/>
          <w:sz w:val="24"/>
          <w:szCs w:val="24"/>
        </w:rPr>
        <w:t>）内</w:t>
      </w:r>
      <w:r>
        <w:rPr>
          <w:rFonts w:ascii="Arial" w:hAnsi="Arial" w:cs="Arial"/>
          <w:sz w:val="24"/>
          <w:szCs w:val="24"/>
        </w:rPr>
        <w:t>，无明显波动，说明</w:t>
      </w:r>
      <w:r>
        <w:rPr>
          <w:rFonts w:hint="eastAsia" w:ascii="Arial" w:hAnsi="Arial" w:cs="Arial"/>
          <w:sz w:val="24"/>
          <w:szCs w:val="24"/>
        </w:rPr>
        <w:t>对</w:t>
      </w:r>
      <w:r>
        <w:rPr>
          <w:rFonts w:hint="eastAsia" w:ascii="Arial" w:hAnsi="Arial" w:cs="Arial"/>
          <w:sz w:val="24"/>
          <w:szCs w:val="24"/>
          <w:lang w:eastAsia="zh-CN"/>
        </w:rPr>
        <w:t>产品名（ll）</w:t>
      </w:r>
      <w:r>
        <w:rPr>
          <w:rFonts w:hint="eastAsia" w:ascii="Arial" w:hAnsi="Arial" w:cs="Arial"/>
          <w:sz w:val="24"/>
          <w:szCs w:val="24"/>
        </w:rPr>
        <w:t>注射液生产过程中的半成品含量</w:t>
      </w:r>
      <w:r>
        <w:rPr>
          <w:rFonts w:ascii="Arial" w:hAnsi="Arial" w:cs="Arial"/>
          <w:sz w:val="24"/>
          <w:szCs w:val="24"/>
        </w:rPr>
        <w:t>控制稳定，均符合标准要求。</w:t>
      </w:r>
    </w:p>
    <w:p w14:paraId="395ADE1F">
      <w:pPr>
        <w:spacing w:line="400" w:lineRule="exact"/>
        <w:rPr>
          <w:rFonts w:ascii="Arial" w:hAnsi="Arial" w:cs="Arial"/>
          <w:sz w:val="24"/>
          <w:szCs w:val="24"/>
        </w:rPr>
      </w:pPr>
      <w:r>
        <w:rPr>
          <w:rFonts w:ascii="Arial" w:hAnsi="Arial" w:cs="Arial"/>
          <w:sz w:val="24"/>
          <w:szCs w:val="24"/>
        </w:rPr>
        <w:t>。</w:t>
      </w:r>
    </w:p>
    <w:p w14:paraId="09D2BA00">
      <w:pPr>
        <w:pStyle w:val="2"/>
        <w:spacing w:before="0" w:beforeLines="0" w:after="0" w:afterLines="0" w:line="240" w:lineRule="auto"/>
        <w:rPr>
          <w:b w:val="0"/>
        </w:rPr>
      </w:pPr>
      <w:r>
        <w:rPr>
          <w:rFonts w:ascii="Arial" w:hAnsi="Arial" w:cs="Arial"/>
          <w:b w:val="0"/>
        </w:rPr>
        <w:t xml:space="preserve">5 </w:t>
      </w:r>
      <w:r>
        <w:rPr>
          <w:b w:val="0"/>
        </w:rPr>
        <w:t>关键工艺参数控制情况</w:t>
      </w:r>
      <w:bookmarkEnd w:id="8"/>
    </w:p>
    <w:p w14:paraId="74363E94">
      <w:pPr>
        <w:spacing w:line="400" w:lineRule="exact"/>
        <w:jc w:val="left"/>
        <w:rPr>
          <w:rFonts w:ascii="Arial" w:hAnsi="Arial" w:eastAsia="黑体" w:cs="Arial"/>
          <w:sz w:val="24"/>
          <w:szCs w:val="24"/>
        </w:rPr>
      </w:pPr>
      <w:r>
        <w:rPr>
          <w:rFonts w:ascii="Arial" w:hAnsi="Arial" w:cs="Arial"/>
          <w:sz w:val="24"/>
          <w:szCs w:val="24"/>
        </w:rPr>
        <w:t xml:space="preserve">5.1  </w:t>
      </w:r>
      <w:r>
        <w:rPr>
          <w:rFonts w:ascii="Arial" w:hAnsi="Arial" w:eastAsia="黑体" w:cs="Arial"/>
          <w:sz w:val="24"/>
          <w:szCs w:val="24"/>
        </w:rPr>
        <w:t>列出关键工艺控制项目和控制范围</w:t>
      </w:r>
    </w:p>
    <w:tbl>
      <w:tblPr>
        <w:tblStyle w:val="12"/>
        <w:tblW w:w="97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717"/>
        <w:gridCol w:w="5153"/>
        <w:gridCol w:w="1860"/>
      </w:tblGrid>
      <w:tr w14:paraId="0631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shd w:val="clear" w:color="auto" w:fill="BEBEBE" w:themeFill="background1" w:themeFillShade="BF"/>
            <w:vAlign w:val="center"/>
          </w:tcPr>
          <w:p w14:paraId="57F9CB0A">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序号</w:t>
            </w:r>
          </w:p>
        </w:tc>
        <w:tc>
          <w:tcPr>
            <w:tcW w:w="1717" w:type="dxa"/>
            <w:shd w:val="clear" w:color="auto" w:fill="BEBEBE" w:themeFill="background1" w:themeFillShade="BF"/>
            <w:vAlign w:val="center"/>
          </w:tcPr>
          <w:p w14:paraId="24EF1494">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关键工艺步骤</w:t>
            </w:r>
          </w:p>
        </w:tc>
        <w:tc>
          <w:tcPr>
            <w:tcW w:w="5153" w:type="dxa"/>
            <w:shd w:val="clear" w:color="auto" w:fill="BEBEBE" w:themeFill="background1" w:themeFillShade="BF"/>
            <w:vAlign w:val="center"/>
          </w:tcPr>
          <w:p w14:paraId="02F5325C">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参数</w:t>
            </w:r>
          </w:p>
        </w:tc>
        <w:tc>
          <w:tcPr>
            <w:tcW w:w="1860" w:type="dxa"/>
            <w:shd w:val="clear" w:color="auto" w:fill="BEBEBE" w:themeFill="background1" w:themeFillShade="BF"/>
            <w:vAlign w:val="center"/>
          </w:tcPr>
          <w:p w14:paraId="13999691">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控制范围</w:t>
            </w:r>
          </w:p>
        </w:tc>
      </w:tr>
      <w:tr w14:paraId="0E23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vAlign w:val="center"/>
          </w:tcPr>
          <w:p w14:paraId="4554504C">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1</w:t>
            </w:r>
          </w:p>
        </w:tc>
        <w:tc>
          <w:tcPr>
            <w:tcW w:w="1717" w:type="dxa"/>
            <w:vAlign w:val="center"/>
          </w:tcPr>
          <w:p w14:paraId="4E995A30">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6C25B076">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除菌过滤时间</w:t>
            </w:r>
          </w:p>
        </w:tc>
        <w:tc>
          <w:tcPr>
            <w:tcW w:w="1860" w:type="dxa"/>
            <w:vAlign w:val="center"/>
          </w:tcPr>
          <w:p w14:paraId="7CEF9493">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≤1h</w:t>
            </w:r>
          </w:p>
        </w:tc>
      </w:tr>
      <w:tr w14:paraId="0C80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997" w:type="dxa"/>
            <w:vAlign w:val="center"/>
          </w:tcPr>
          <w:p w14:paraId="1057B343">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2</w:t>
            </w:r>
          </w:p>
        </w:tc>
        <w:tc>
          <w:tcPr>
            <w:tcW w:w="1717" w:type="dxa"/>
          </w:tcPr>
          <w:p w14:paraId="0F84D454">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75D25CD3">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注射用水、药液温度</w:t>
            </w:r>
          </w:p>
        </w:tc>
        <w:tc>
          <w:tcPr>
            <w:tcW w:w="1860" w:type="dxa"/>
            <w:vAlign w:val="center"/>
          </w:tcPr>
          <w:p w14:paraId="22400157">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≤25</w:t>
            </w:r>
            <w:r>
              <w:rPr>
                <w:rFonts w:hint="eastAsia" w:ascii="微软雅黑" w:hAnsi="微软雅黑" w:eastAsia="微软雅黑" w:cs="微软雅黑"/>
                <w:color w:val="000000" w:themeColor="text1"/>
                <w:szCs w:val="21"/>
                <w14:textFill>
                  <w14:solidFill>
                    <w14:schemeClr w14:val="tx1"/>
                  </w14:solidFill>
                </w14:textFill>
              </w:rPr>
              <w:t>℃</w:t>
            </w:r>
          </w:p>
        </w:tc>
      </w:tr>
      <w:tr w14:paraId="2561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vAlign w:val="center"/>
          </w:tcPr>
          <w:p w14:paraId="2D9739B6">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3</w:t>
            </w:r>
          </w:p>
        </w:tc>
        <w:tc>
          <w:tcPr>
            <w:tcW w:w="1717" w:type="dxa"/>
          </w:tcPr>
          <w:p w14:paraId="1D8DC021">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621070A0">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原料溶解澄清时pH</w:t>
            </w:r>
          </w:p>
        </w:tc>
        <w:tc>
          <w:tcPr>
            <w:tcW w:w="1860" w:type="dxa"/>
            <w:vAlign w:val="center"/>
          </w:tcPr>
          <w:p w14:paraId="2BBDA4A2">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8.75-9.25</w:t>
            </w:r>
          </w:p>
        </w:tc>
      </w:tr>
      <w:tr w14:paraId="6F37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vAlign w:val="center"/>
          </w:tcPr>
          <w:p w14:paraId="3043DD23">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4</w:t>
            </w:r>
          </w:p>
        </w:tc>
        <w:tc>
          <w:tcPr>
            <w:tcW w:w="1717" w:type="dxa"/>
          </w:tcPr>
          <w:p w14:paraId="36875FD5">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0274393D">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药液最终pH</w:t>
            </w:r>
          </w:p>
        </w:tc>
        <w:tc>
          <w:tcPr>
            <w:tcW w:w="1860" w:type="dxa"/>
            <w:vAlign w:val="center"/>
          </w:tcPr>
          <w:p w14:paraId="3FC477E2">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7.9-8.4</w:t>
            </w:r>
          </w:p>
        </w:tc>
      </w:tr>
      <w:tr w14:paraId="55B2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vAlign w:val="center"/>
          </w:tcPr>
          <w:p w14:paraId="4D67D325">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5</w:t>
            </w:r>
          </w:p>
        </w:tc>
        <w:tc>
          <w:tcPr>
            <w:tcW w:w="1717" w:type="dxa"/>
          </w:tcPr>
          <w:p w14:paraId="231C02FE">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04AB87DE">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80L配液罐搅拌转速</w:t>
            </w:r>
          </w:p>
        </w:tc>
        <w:tc>
          <w:tcPr>
            <w:tcW w:w="1860" w:type="dxa"/>
            <w:vAlign w:val="center"/>
          </w:tcPr>
          <w:p w14:paraId="43880EF7">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150±50RPM</w:t>
            </w:r>
          </w:p>
        </w:tc>
      </w:tr>
      <w:tr w14:paraId="5D13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997" w:type="dxa"/>
            <w:vAlign w:val="center"/>
          </w:tcPr>
          <w:p w14:paraId="4A42FBB9">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6</w:t>
            </w:r>
          </w:p>
        </w:tc>
        <w:tc>
          <w:tcPr>
            <w:tcW w:w="1717" w:type="dxa"/>
          </w:tcPr>
          <w:p w14:paraId="06BFCB44">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配液</w:t>
            </w:r>
          </w:p>
        </w:tc>
        <w:tc>
          <w:tcPr>
            <w:tcW w:w="5153" w:type="dxa"/>
            <w:vAlign w:val="center"/>
          </w:tcPr>
          <w:p w14:paraId="06E5A821">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80L总混罐搅拌转速</w:t>
            </w:r>
          </w:p>
        </w:tc>
        <w:tc>
          <w:tcPr>
            <w:tcW w:w="1860" w:type="dxa"/>
            <w:vAlign w:val="center"/>
          </w:tcPr>
          <w:p w14:paraId="336FA4D9">
            <w:pPr>
              <w:spacing w:line="400" w:lineRule="exact"/>
              <w:jc w:val="center"/>
              <w:rPr>
                <w:rFonts w:ascii="Arial" w:hAnsi="Arial" w:cs="Arial"/>
                <w:color w:val="000000" w:themeColor="text1"/>
                <w:szCs w:val="21"/>
                <w14:textFill>
                  <w14:solidFill>
                    <w14:schemeClr w14:val="tx1"/>
                  </w14:solidFill>
                </w14:textFill>
              </w:rPr>
            </w:pPr>
            <w:r>
              <w:rPr>
                <w:rFonts w:ascii="Arial" w:hAnsi="Arial" w:cs="Arial"/>
                <w:color w:val="000000" w:themeColor="text1"/>
                <w:szCs w:val="21"/>
                <w14:textFill>
                  <w14:solidFill>
                    <w14:schemeClr w14:val="tx1"/>
                  </w14:solidFill>
                </w14:textFill>
              </w:rPr>
              <w:t>150±50RPM</w:t>
            </w:r>
          </w:p>
        </w:tc>
      </w:tr>
    </w:tbl>
    <w:p w14:paraId="0C15318B">
      <w:pPr>
        <w:spacing w:line="400" w:lineRule="exact"/>
        <w:rPr>
          <w:rFonts w:ascii="Arial" w:hAnsi="Arial" w:eastAsia="黑体" w:cs="Arial"/>
          <w:color w:val="000000" w:themeColor="text1"/>
          <w:sz w:val="24"/>
          <w:szCs w:val="24"/>
          <w14:textFill>
            <w14:solidFill>
              <w14:schemeClr w14:val="tx1"/>
            </w14:solidFill>
          </w14:textFill>
        </w:rPr>
      </w:pPr>
      <w:r>
        <w:rPr>
          <w:rFonts w:ascii="Arial" w:hAnsi="Arial" w:cs="Arial"/>
          <w:sz w:val="24"/>
          <w:szCs w:val="24"/>
        </w:rPr>
        <w:t xml:space="preserve">5.2  </w:t>
      </w:r>
      <w:r>
        <w:rPr>
          <w:rFonts w:ascii="Arial" w:hAnsi="Arial" w:eastAsia="黑体" w:cs="Arial"/>
          <w:color w:val="000000" w:themeColor="text1"/>
          <w:sz w:val="24"/>
          <w:szCs w:val="24"/>
          <w14:textFill>
            <w14:solidFill>
              <w14:schemeClr w14:val="tx1"/>
            </w14:solidFill>
          </w14:textFill>
        </w:rPr>
        <w:t>关键工艺参数及工序能力指数数据统计及分析评价</w:t>
      </w:r>
    </w:p>
    <w:p w14:paraId="075D28A6">
      <w:pPr>
        <w:spacing w:line="400" w:lineRule="exact"/>
        <w:rPr>
          <w:rFonts w:ascii="Arial" w:hAnsi="Arial" w:cs="Arial"/>
          <w:color w:val="000000" w:themeColor="text1"/>
          <w:sz w:val="24"/>
          <w:szCs w:val="24"/>
          <w14:textFill>
            <w14:solidFill>
              <w14:schemeClr w14:val="tx1"/>
            </w14:solidFill>
          </w14:textFill>
        </w:rPr>
      </w:pPr>
      <w:r>
        <w:rPr>
          <w:rFonts w:ascii="Arial" w:hAnsi="Arial" w:cs="Arial"/>
          <w:sz w:val="24"/>
          <w:szCs w:val="24"/>
        </w:rPr>
        <w:t>5</w:t>
      </w:r>
      <w:r>
        <w:rPr>
          <w:rFonts w:hint="eastAsia" w:ascii="Arial" w:hAnsi="Arial" w:cs="Arial"/>
          <w:sz w:val="24"/>
          <w:szCs w:val="24"/>
        </w:rPr>
        <w:t>.2.1</w:t>
      </w:r>
      <w:r>
        <w:rPr>
          <w:rFonts w:ascii="Arial" w:hAnsi="Arial" w:cs="Arial"/>
          <w:sz w:val="24"/>
          <w:szCs w:val="24"/>
        </w:rPr>
        <w:t xml:space="preserve">  </w:t>
      </w:r>
      <w:r>
        <w:rPr>
          <w:rFonts w:hint="eastAsia" w:ascii="Arial" w:hAnsi="Arial" w:eastAsia="黑体" w:cs="Arial"/>
          <w:bCs/>
          <w:sz w:val="24"/>
          <w:lang w:eastAsia="zh-CN"/>
        </w:rPr>
        <w:t>产品名（ll）</w:t>
      </w:r>
      <w:r>
        <w:rPr>
          <w:rFonts w:hint="eastAsia" w:ascii="Arial" w:hAnsi="Arial" w:eastAsia="黑体" w:cs="Arial"/>
          <w:bCs/>
          <w:sz w:val="24"/>
        </w:rPr>
        <w:t>注射液除菌过滤时间</w:t>
      </w:r>
      <w:r>
        <w:rPr>
          <w:rFonts w:ascii="Arial" w:hAnsi="Arial" w:eastAsia="黑体" w:cs="Arial"/>
          <w:bCs/>
          <w:sz w:val="24"/>
        </w:rPr>
        <w:t>（工艺控制要求：</w:t>
      </w:r>
      <w:r>
        <w:rPr>
          <w:rFonts w:hint="eastAsia" w:ascii="Arial" w:hAnsi="Arial" w:eastAsia="黑体" w:cs="Arial"/>
          <w:bCs/>
          <w:sz w:val="24"/>
        </w:rPr>
        <w:t>≤1</w:t>
      </w:r>
      <w:r>
        <w:rPr>
          <w:rFonts w:ascii="Arial" w:hAnsi="Arial" w:eastAsia="黑体" w:cs="Arial"/>
          <w:bCs/>
          <w:sz w:val="24"/>
        </w:rPr>
        <w:t>.0</w:t>
      </w:r>
      <w:r>
        <w:rPr>
          <w:rFonts w:hint="eastAsia" w:ascii="Arial" w:hAnsi="Arial" w:eastAsia="黑体" w:cs="Arial"/>
          <w:bCs/>
          <w:sz w:val="24"/>
        </w:rPr>
        <w:t>h</w:t>
      </w:r>
      <w:r>
        <w:rPr>
          <w:rFonts w:ascii="Arial" w:hAnsi="Arial" w:eastAsia="黑体" w:cs="Arial"/>
          <w:bCs/>
          <w:sz w:val="24"/>
        </w:rPr>
        <w:t>）</w:t>
      </w:r>
    </w:p>
    <w:p w14:paraId="6661C456">
      <w:pPr>
        <w:spacing w:line="360" w:lineRule="auto"/>
        <w:ind w:left="525" w:hanging="525" w:hangingChars="250"/>
        <w:jc w:val="center"/>
        <w:rPr>
          <w:rFonts w:ascii="Arial" w:hAnsi="Arial" w:cs="Arial"/>
          <w:sz w:val="24"/>
          <w:szCs w:val="24"/>
        </w:rPr>
      </w:pPr>
      <w:r>
        <w:drawing>
          <wp:inline distT="0" distB="0" distL="0" distR="0">
            <wp:extent cx="5572125" cy="2609850"/>
            <wp:effectExtent l="4445" t="4445" r="5080" b="14605"/>
            <wp:docPr id="45" name="图表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bookmarkStart w:id="26" w:name="_GoBack"/>
      <w:bookmarkEnd w:id="26"/>
    </w:p>
    <w:p w14:paraId="23427D15">
      <w:pPr>
        <w:spacing w:line="400" w:lineRule="exact"/>
        <w:ind w:left="777" w:leftChars="37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结论：2025年</w:t>
      </w:r>
      <w:r>
        <w:rPr>
          <w:rFonts w:hint="eastAsia" w:ascii="Arial" w:hAnsi="Arial" w:cs="Arial"/>
          <w:color w:val="000000" w:themeColor="text1"/>
          <w:sz w:val="24"/>
          <w:szCs w:val="24"/>
          <w:lang w:eastAsia="zh-CN"/>
          <w14:textFill>
            <w14:solidFill>
              <w14:schemeClr w14:val="tx1"/>
            </w14:solidFill>
          </w14:textFill>
        </w:rPr>
        <w:t>产品名（ll）</w:t>
      </w:r>
      <w:r>
        <w:rPr>
          <w:rFonts w:ascii="Arial" w:hAnsi="Arial" w:cs="Arial"/>
          <w:color w:val="000000" w:themeColor="text1"/>
          <w:sz w:val="24"/>
          <w:szCs w:val="24"/>
          <w14:textFill>
            <w14:solidFill>
              <w14:schemeClr w14:val="tx1"/>
            </w14:solidFill>
          </w14:textFill>
        </w:rPr>
        <w:t>注射液生产工艺项目</w:t>
      </w:r>
      <w:r>
        <w:rPr>
          <w:rFonts w:hint="eastAsia" w:ascii="Arial" w:hAnsi="Arial" w:cs="Arial"/>
          <w:color w:val="000000" w:themeColor="text1"/>
          <w:sz w:val="24"/>
          <w:szCs w:val="24"/>
          <w14:textFill>
            <w14:solidFill>
              <w14:schemeClr w14:val="tx1"/>
            </w14:solidFill>
          </w14:textFill>
        </w:rPr>
        <w:t>除菌过滤时间</w:t>
      </w:r>
      <w:r>
        <w:rPr>
          <w:rFonts w:ascii="Arial" w:hAnsi="Arial" w:cs="Arial"/>
          <w:color w:val="000000" w:themeColor="text1"/>
          <w:sz w:val="24"/>
          <w:szCs w:val="24"/>
          <w14:textFill>
            <w14:solidFill>
              <w14:schemeClr w14:val="tx1"/>
            </w14:solidFill>
          </w14:textFill>
        </w:rPr>
        <w:t>的趋势图显示：各批次的</w:t>
      </w:r>
      <w:r>
        <w:rPr>
          <w:rFonts w:hint="eastAsia" w:ascii="Arial" w:hAnsi="Arial" w:cs="Arial"/>
          <w:color w:val="000000" w:themeColor="text1"/>
          <w:sz w:val="24"/>
          <w:szCs w:val="24"/>
          <w14:textFill>
            <w14:solidFill>
              <w14:schemeClr w14:val="tx1"/>
            </w14:solidFill>
          </w14:textFill>
        </w:rPr>
        <w:t>除菌过滤时间</w:t>
      </w:r>
      <w:r>
        <w:rPr>
          <w:rFonts w:ascii="Arial" w:hAnsi="Arial" w:cs="Arial"/>
          <w:color w:val="000000" w:themeColor="text1"/>
          <w:sz w:val="24"/>
          <w:szCs w:val="24"/>
          <w14:textFill>
            <w14:solidFill>
              <w14:schemeClr w14:val="tx1"/>
            </w14:solidFill>
          </w14:textFill>
        </w:rPr>
        <w:t>均在工艺控制限下正常波动，符合工艺控制标准的要求。</w:t>
      </w:r>
    </w:p>
    <w:p w14:paraId="288E56AC">
      <w:pPr>
        <w:spacing w:line="400" w:lineRule="exact"/>
        <w:jc w:val="left"/>
        <w:rPr>
          <w:rFonts w:ascii="Arial" w:hAnsi="Arial" w:cs="Arial"/>
          <w:sz w:val="24"/>
          <w:szCs w:val="24"/>
        </w:rPr>
      </w:pPr>
      <w:r>
        <w:rPr>
          <w:rFonts w:ascii="Arial" w:hAnsi="Arial" w:cs="Arial"/>
          <w:sz w:val="24"/>
          <w:szCs w:val="24"/>
        </w:rPr>
        <w:t>5</w:t>
      </w:r>
      <w:r>
        <w:rPr>
          <w:rFonts w:hint="eastAsia" w:ascii="Arial" w:hAnsi="Arial" w:cs="Arial"/>
          <w:sz w:val="24"/>
          <w:szCs w:val="24"/>
        </w:rPr>
        <w:t>.2.2</w:t>
      </w:r>
      <w:r>
        <w:rPr>
          <w:rFonts w:ascii="Arial" w:hAnsi="Arial" w:cs="Arial"/>
          <w:sz w:val="24"/>
          <w:szCs w:val="24"/>
        </w:rPr>
        <w:t xml:space="preserve">  </w:t>
      </w:r>
      <w:r>
        <w:rPr>
          <w:rFonts w:ascii="Arial" w:hAnsi="Arial" w:cs="Arial"/>
          <w:color w:val="000000" w:themeColor="text1"/>
          <w:sz w:val="24"/>
          <w14:textFill>
            <w14:solidFill>
              <w14:schemeClr w14:val="tx1"/>
            </w14:solidFill>
          </w14:textFill>
        </w:rPr>
        <w:t>注射用水、药液温度：≤25</w:t>
      </w:r>
      <w:r>
        <w:rPr>
          <w:rFonts w:hint="eastAsia" w:ascii="微软雅黑" w:hAnsi="微软雅黑" w:eastAsia="微软雅黑" w:cs="微软雅黑"/>
          <w:color w:val="000000" w:themeColor="text1"/>
          <w:sz w:val="24"/>
          <w14:textFill>
            <w14:solidFill>
              <w14:schemeClr w14:val="tx1"/>
            </w14:solidFill>
          </w14:textFill>
        </w:rPr>
        <w:t>℃</w:t>
      </w:r>
    </w:p>
    <w:p w14:paraId="7D7C81A0">
      <w:pPr>
        <w:spacing w:line="360" w:lineRule="auto"/>
        <w:ind w:left="840" w:leftChars="400"/>
        <w:jc w:val="center"/>
        <w:rPr>
          <w:rFonts w:ascii="Arial" w:hAnsi="Arial" w:cs="Arial" w:eastAsiaTheme="minorEastAsia"/>
          <w:sz w:val="24"/>
        </w:rPr>
      </w:pPr>
      <w:r>
        <w:drawing>
          <wp:inline distT="0" distB="0" distL="0" distR="0">
            <wp:extent cx="4576445" cy="2728595"/>
            <wp:effectExtent l="0" t="0" r="14605" b="14605"/>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2065B19">
      <w:pPr>
        <w:spacing w:line="400" w:lineRule="exact"/>
        <w:ind w:left="777" w:leftChars="37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结论：2025年6</w:t>
      </w:r>
      <w:r>
        <w:rPr>
          <w:rFonts w:hint="eastAsia" w:ascii="Arial" w:hAnsi="Arial" w:cs="Arial"/>
          <w:color w:val="000000" w:themeColor="text1"/>
          <w:sz w:val="24"/>
          <w:szCs w:val="24"/>
          <w14:textFill>
            <w14:solidFill>
              <w14:schemeClr w14:val="tx1"/>
            </w14:solidFill>
          </w14:textFill>
        </w:rPr>
        <w:t>批</w:t>
      </w:r>
      <w:r>
        <w:rPr>
          <w:rFonts w:hint="eastAsia" w:ascii="Arial" w:hAnsi="Arial" w:cs="Arial"/>
          <w:color w:val="000000" w:themeColor="text1"/>
          <w:sz w:val="24"/>
          <w:szCs w:val="24"/>
          <w:lang w:eastAsia="zh-CN"/>
          <w14:textFill>
            <w14:solidFill>
              <w14:schemeClr w14:val="tx1"/>
            </w14:solidFill>
          </w14:textFill>
        </w:rPr>
        <w:t>产品名（ll）</w:t>
      </w:r>
      <w:r>
        <w:rPr>
          <w:rFonts w:ascii="Arial" w:hAnsi="Arial" w:cs="Arial"/>
          <w:color w:val="000000" w:themeColor="text1"/>
          <w:sz w:val="24"/>
          <w:szCs w:val="24"/>
          <w14:textFill>
            <w14:solidFill>
              <w14:schemeClr w14:val="tx1"/>
            </w14:solidFill>
          </w14:textFill>
        </w:rPr>
        <w:t>注射液生产工艺项目注射用水、药液温度的趋势图显示：各批次的注射用水、药液温度均在工艺控制限下正常波动，符合工艺控制标准的要求。</w:t>
      </w:r>
    </w:p>
    <w:p w14:paraId="7BA7211B">
      <w:pPr>
        <w:spacing w:line="400" w:lineRule="exact"/>
        <w:jc w:val="left"/>
        <w:rPr>
          <w:rFonts w:ascii="Arial" w:hAnsi="Arial" w:cs="Arial"/>
          <w:sz w:val="24"/>
          <w:szCs w:val="24"/>
        </w:rPr>
      </w:pPr>
      <w:r>
        <w:rPr>
          <w:rFonts w:ascii="Arial" w:hAnsi="Arial" w:cs="Arial"/>
          <w:sz w:val="24"/>
          <w:szCs w:val="24"/>
        </w:rPr>
        <w:t>5</w:t>
      </w:r>
      <w:r>
        <w:rPr>
          <w:rFonts w:hint="eastAsia" w:ascii="Arial" w:hAnsi="Arial" w:cs="Arial"/>
          <w:sz w:val="24"/>
          <w:szCs w:val="24"/>
        </w:rPr>
        <w:t>.2.</w:t>
      </w:r>
      <w:r>
        <w:rPr>
          <w:rFonts w:ascii="Arial" w:hAnsi="Arial" w:cs="Arial"/>
          <w:sz w:val="24"/>
          <w:szCs w:val="24"/>
        </w:rPr>
        <w:t xml:space="preserve">3  </w:t>
      </w:r>
      <w:r>
        <w:rPr>
          <w:rFonts w:ascii="Arial" w:hAnsi="Arial" w:cs="Arial"/>
          <w:color w:val="000000" w:themeColor="text1"/>
          <w:sz w:val="24"/>
          <w:szCs w:val="24"/>
          <w14:textFill>
            <w14:solidFill>
              <w14:schemeClr w14:val="tx1"/>
            </w14:solidFill>
          </w14:textFill>
        </w:rPr>
        <w:t>原料溶解澄清时pH：8.75-9.25</w:t>
      </w:r>
    </w:p>
    <w:p w14:paraId="40663546">
      <w:pPr>
        <w:spacing w:line="360" w:lineRule="auto"/>
        <w:ind w:left="840" w:leftChars="400"/>
        <w:jc w:val="center"/>
        <w:rPr>
          <w:rFonts w:ascii="Arial" w:hAnsi="Arial" w:cs="Arial" w:eastAsiaTheme="minorEastAsia"/>
          <w:sz w:val="24"/>
        </w:rPr>
      </w:pPr>
      <w:r>
        <w:drawing>
          <wp:inline distT="0" distB="0" distL="0" distR="0">
            <wp:extent cx="4558030" cy="2484755"/>
            <wp:effectExtent l="0" t="0" r="13970" b="10795"/>
            <wp:docPr id="51" name="图表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595347E">
      <w:pPr>
        <w:spacing w:line="400" w:lineRule="exact"/>
        <w:ind w:left="777" w:leftChars="37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结论：2025年6</w:t>
      </w:r>
      <w:r>
        <w:rPr>
          <w:rFonts w:hint="eastAsia" w:ascii="Arial" w:hAnsi="Arial" w:cs="Arial"/>
          <w:color w:val="000000" w:themeColor="text1"/>
          <w:sz w:val="24"/>
          <w:szCs w:val="24"/>
          <w14:textFill>
            <w14:solidFill>
              <w14:schemeClr w14:val="tx1"/>
            </w14:solidFill>
          </w14:textFill>
        </w:rPr>
        <w:t>批</w:t>
      </w:r>
      <w:r>
        <w:rPr>
          <w:rFonts w:hint="eastAsia" w:ascii="Arial" w:hAnsi="Arial" w:cs="Arial"/>
          <w:color w:val="000000" w:themeColor="text1"/>
          <w:sz w:val="24"/>
          <w:szCs w:val="24"/>
          <w:lang w:eastAsia="zh-CN"/>
          <w14:textFill>
            <w14:solidFill>
              <w14:schemeClr w14:val="tx1"/>
            </w14:solidFill>
          </w14:textFill>
        </w:rPr>
        <w:t>产品名（ll）</w:t>
      </w:r>
      <w:r>
        <w:rPr>
          <w:rFonts w:ascii="Arial" w:hAnsi="Arial" w:cs="Arial"/>
          <w:color w:val="000000" w:themeColor="text1"/>
          <w:sz w:val="24"/>
          <w:szCs w:val="24"/>
          <w14:textFill>
            <w14:solidFill>
              <w14:schemeClr w14:val="tx1"/>
            </w14:solidFill>
          </w14:textFill>
        </w:rPr>
        <w:t>注射液生产工艺项目</w:t>
      </w:r>
      <w:r>
        <w:rPr>
          <w:rFonts w:hint="eastAsia" w:ascii="Arial" w:hAnsi="Arial" w:cs="Arial"/>
          <w:color w:val="000000" w:themeColor="text1"/>
          <w:sz w:val="24"/>
          <w:szCs w:val="24"/>
          <w14:textFill>
            <w14:solidFill>
              <w14:schemeClr w14:val="tx1"/>
            </w14:solidFill>
          </w14:textFill>
        </w:rPr>
        <w:t>原料溶解澄清时ph</w:t>
      </w:r>
      <w:r>
        <w:rPr>
          <w:rFonts w:ascii="Arial" w:hAnsi="Arial" w:cs="Arial"/>
          <w:color w:val="000000" w:themeColor="text1"/>
          <w:sz w:val="24"/>
          <w:szCs w:val="24"/>
          <w14:textFill>
            <w14:solidFill>
              <w14:schemeClr w14:val="tx1"/>
            </w14:solidFill>
          </w14:textFill>
        </w:rPr>
        <w:t>的趋势图显示：各批次的</w:t>
      </w:r>
      <w:r>
        <w:rPr>
          <w:rFonts w:hint="eastAsia" w:ascii="Arial" w:hAnsi="Arial" w:cs="Arial"/>
          <w:color w:val="000000" w:themeColor="text1"/>
          <w:sz w:val="24"/>
          <w:szCs w:val="24"/>
          <w14:textFill>
            <w14:solidFill>
              <w14:schemeClr w14:val="tx1"/>
            </w14:solidFill>
          </w14:textFill>
        </w:rPr>
        <w:t>原料溶解澄清时ph</w:t>
      </w:r>
      <w:r>
        <w:rPr>
          <w:rFonts w:ascii="Arial" w:hAnsi="Arial" w:cs="Arial"/>
          <w:color w:val="000000" w:themeColor="text1"/>
          <w:sz w:val="24"/>
          <w:szCs w:val="24"/>
          <w14:textFill>
            <w14:solidFill>
              <w14:schemeClr w14:val="tx1"/>
            </w14:solidFill>
          </w14:textFill>
        </w:rPr>
        <w:t>均在工艺控制限下正常波动</w:t>
      </w:r>
      <w:r>
        <w:rPr>
          <w:rFonts w:hint="eastAsia"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t>符合工艺控制标准的要求。</w:t>
      </w:r>
    </w:p>
    <w:p w14:paraId="024C352A">
      <w:pPr>
        <w:spacing w:line="400" w:lineRule="exact"/>
        <w:jc w:val="left"/>
        <w:rPr>
          <w:rFonts w:ascii="Arial" w:hAnsi="Arial" w:cs="Arial"/>
          <w:color w:val="000000" w:themeColor="text1"/>
          <w:sz w:val="24"/>
          <w:szCs w:val="24"/>
          <w14:textFill>
            <w14:solidFill>
              <w14:schemeClr w14:val="tx1"/>
            </w14:solidFill>
          </w14:textFill>
        </w:rPr>
      </w:pPr>
      <w:r>
        <w:rPr>
          <w:rFonts w:ascii="Arial" w:hAnsi="Arial" w:cs="Arial"/>
          <w:sz w:val="24"/>
          <w:szCs w:val="24"/>
        </w:rPr>
        <w:t>5.</w:t>
      </w:r>
      <w:r>
        <w:rPr>
          <w:rFonts w:hint="eastAsia" w:ascii="Arial" w:hAnsi="Arial" w:cs="Arial"/>
          <w:sz w:val="24"/>
          <w:szCs w:val="24"/>
        </w:rPr>
        <w:t>2.</w:t>
      </w:r>
      <w:r>
        <w:rPr>
          <w:rFonts w:ascii="Arial" w:hAnsi="Arial" w:cs="Arial"/>
          <w:sz w:val="24"/>
          <w:szCs w:val="24"/>
        </w:rPr>
        <w:t xml:space="preserve">4  </w:t>
      </w:r>
      <w:r>
        <w:rPr>
          <w:rFonts w:ascii="Arial" w:hAnsi="Arial" w:cs="Arial"/>
          <w:color w:val="000000" w:themeColor="text1"/>
          <w:sz w:val="24"/>
          <w:szCs w:val="24"/>
          <w14:textFill>
            <w14:solidFill>
              <w14:schemeClr w14:val="tx1"/>
            </w14:solidFill>
          </w14:textFill>
        </w:rPr>
        <w:t>药液最终pH：7.9-8.4</w:t>
      </w:r>
    </w:p>
    <w:p w14:paraId="58A1BFA7">
      <w:pPr>
        <w:spacing w:line="360" w:lineRule="auto"/>
        <w:jc w:val="center"/>
        <w:rPr>
          <w:rFonts w:ascii="Arial" w:hAnsi="Arial" w:cs="Arial"/>
          <w:color w:val="000000" w:themeColor="text1"/>
          <w:sz w:val="24"/>
          <w:szCs w:val="24"/>
          <w14:textFill>
            <w14:solidFill>
              <w14:schemeClr w14:val="tx1"/>
            </w14:solidFill>
          </w14:textFill>
        </w:rPr>
      </w:pPr>
      <w:r>
        <w:drawing>
          <wp:inline distT="0" distB="0" distL="0" distR="0">
            <wp:extent cx="4572000" cy="2743200"/>
            <wp:effectExtent l="0" t="0" r="0" b="0"/>
            <wp:docPr id="56" name="图表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A6C5D65">
      <w:pPr>
        <w:spacing w:line="400" w:lineRule="exact"/>
        <w:ind w:left="777" w:leftChars="37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结论：2025年6</w:t>
      </w:r>
      <w:r>
        <w:rPr>
          <w:rFonts w:hint="eastAsia" w:ascii="Arial" w:hAnsi="Arial" w:cs="Arial"/>
          <w:color w:val="000000" w:themeColor="text1"/>
          <w:sz w:val="24"/>
          <w:szCs w:val="24"/>
          <w14:textFill>
            <w14:solidFill>
              <w14:schemeClr w14:val="tx1"/>
            </w14:solidFill>
          </w14:textFill>
        </w:rPr>
        <w:t>批</w:t>
      </w:r>
      <w:r>
        <w:rPr>
          <w:rFonts w:hint="eastAsia" w:ascii="Arial" w:hAnsi="Arial" w:cs="Arial"/>
          <w:color w:val="000000" w:themeColor="text1"/>
          <w:sz w:val="24"/>
          <w:szCs w:val="24"/>
          <w:lang w:eastAsia="zh-CN"/>
          <w14:textFill>
            <w14:solidFill>
              <w14:schemeClr w14:val="tx1"/>
            </w14:solidFill>
          </w14:textFill>
        </w:rPr>
        <w:t>产品名（ll）</w:t>
      </w:r>
      <w:r>
        <w:rPr>
          <w:rFonts w:ascii="Arial" w:hAnsi="Arial" w:cs="Arial"/>
          <w:color w:val="000000" w:themeColor="text1"/>
          <w:sz w:val="24"/>
          <w:szCs w:val="24"/>
          <w14:textFill>
            <w14:solidFill>
              <w14:schemeClr w14:val="tx1"/>
            </w14:solidFill>
          </w14:textFill>
        </w:rPr>
        <w:t>注射液生产工艺项目</w:t>
      </w:r>
      <w:r>
        <w:rPr>
          <w:rFonts w:hint="eastAsia" w:ascii="Arial" w:hAnsi="Arial" w:cs="Arial"/>
          <w:color w:val="000000" w:themeColor="text1"/>
          <w:sz w:val="24"/>
          <w:szCs w:val="24"/>
          <w14:textFill>
            <w14:solidFill>
              <w14:schemeClr w14:val="tx1"/>
            </w14:solidFill>
          </w14:textFill>
        </w:rPr>
        <w:t>药液最终ph</w:t>
      </w:r>
      <w:r>
        <w:rPr>
          <w:rFonts w:ascii="Arial" w:hAnsi="Arial" w:cs="Arial"/>
          <w:color w:val="000000" w:themeColor="text1"/>
          <w:sz w:val="24"/>
          <w:szCs w:val="24"/>
          <w14:textFill>
            <w14:solidFill>
              <w14:schemeClr w14:val="tx1"/>
            </w14:solidFill>
          </w14:textFill>
        </w:rPr>
        <w:t>的趋势图显示：各批次的</w:t>
      </w:r>
      <w:r>
        <w:rPr>
          <w:rFonts w:hint="eastAsia" w:ascii="Arial" w:hAnsi="Arial" w:cs="Arial"/>
          <w:color w:val="000000" w:themeColor="text1"/>
          <w:sz w:val="24"/>
          <w:szCs w:val="24"/>
          <w14:textFill>
            <w14:solidFill>
              <w14:schemeClr w14:val="tx1"/>
            </w14:solidFill>
          </w14:textFill>
        </w:rPr>
        <w:t>药液最终ph</w:t>
      </w:r>
      <w:r>
        <w:rPr>
          <w:rFonts w:ascii="Arial" w:hAnsi="Arial" w:cs="Arial"/>
          <w:color w:val="000000" w:themeColor="text1"/>
          <w:sz w:val="24"/>
          <w:szCs w:val="24"/>
          <w14:textFill>
            <w14:solidFill>
              <w14:schemeClr w14:val="tx1"/>
            </w14:solidFill>
          </w14:textFill>
        </w:rPr>
        <w:t>均在工艺控制</w:t>
      </w:r>
      <w:r>
        <w:rPr>
          <w:rFonts w:hint="eastAsia" w:ascii="Arial" w:hAnsi="Arial" w:cs="Arial"/>
          <w:color w:val="000000" w:themeColor="text1"/>
          <w:sz w:val="24"/>
          <w:szCs w:val="24"/>
          <w14:textFill>
            <w14:solidFill>
              <w14:schemeClr w14:val="tx1"/>
            </w14:solidFill>
          </w14:textFill>
        </w:rPr>
        <w:t>（ph=7</w:t>
      </w:r>
      <w:r>
        <w:rPr>
          <w:rFonts w:ascii="Arial" w:hAnsi="Arial" w:cs="Arial"/>
          <w:color w:val="000000" w:themeColor="text1"/>
          <w:sz w:val="24"/>
          <w:szCs w:val="24"/>
          <w14:textFill>
            <w14:solidFill>
              <w14:schemeClr w14:val="tx1"/>
            </w14:solidFill>
          </w14:textFill>
        </w:rPr>
        <w:t>.9-8.4</w:t>
      </w:r>
      <w:r>
        <w:rPr>
          <w:rFonts w:hint="eastAsia"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t>限下正常波动，符合工艺控制标准的要求。</w:t>
      </w:r>
    </w:p>
    <w:p w14:paraId="3D492037">
      <w:pPr>
        <w:spacing w:line="400" w:lineRule="exact"/>
        <w:rPr>
          <w:rFonts w:ascii="Arial" w:hAnsi="Arial" w:cs="Arial"/>
          <w:color w:val="000000" w:themeColor="text1"/>
          <w:sz w:val="24"/>
          <w:szCs w:val="24"/>
          <w14:textFill>
            <w14:solidFill>
              <w14:schemeClr w14:val="tx1"/>
            </w14:solidFill>
          </w14:textFill>
        </w:rPr>
      </w:pPr>
      <w:r>
        <w:rPr>
          <w:rFonts w:ascii="Arial" w:hAnsi="Arial" w:cs="Arial"/>
          <w:sz w:val="24"/>
          <w:szCs w:val="24"/>
        </w:rPr>
        <w:t>5.</w:t>
      </w:r>
      <w:r>
        <w:rPr>
          <w:rFonts w:hint="eastAsia" w:ascii="Arial" w:hAnsi="Arial" w:cs="Arial"/>
          <w:sz w:val="24"/>
          <w:szCs w:val="24"/>
        </w:rPr>
        <w:t>2.</w:t>
      </w:r>
      <w:r>
        <w:rPr>
          <w:rFonts w:ascii="Arial" w:hAnsi="Arial" w:cs="Arial"/>
          <w:sz w:val="24"/>
          <w:szCs w:val="24"/>
        </w:rPr>
        <w:t xml:space="preserve">5  </w:t>
      </w:r>
      <w:r>
        <w:rPr>
          <w:rFonts w:ascii="Arial" w:hAnsi="Arial" w:cs="Arial"/>
          <w:color w:val="000000" w:themeColor="text1"/>
          <w:sz w:val="24"/>
          <w:szCs w:val="24"/>
          <w14:textFill>
            <w14:solidFill>
              <w14:schemeClr w14:val="tx1"/>
            </w14:solidFill>
          </w14:textFill>
        </w:rPr>
        <w:t>80L配液罐搅拌转速：150±50RPM</w:t>
      </w:r>
    </w:p>
    <w:p w14:paraId="3965C143">
      <w:pPr>
        <w:spacing w:line="400" w:lineRule="exact"/>
        <w:ind w:left="735" w:leftChars="35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w:t>
      </w:r>
      <w:r>
        <w:rPr>
          <w:rFonts w:hint="eastAsia" w:ascii="Arial" w:hAnsi="Arial" w:cs="Arial"/>
          <w:color w:val="000000" w:themeColor="text1"/>
          <w:sz w:val="24"/>
          <w:szCs w:val="24"/>
          <w:lang w:eastAsia="zh-CN"/>
          <w14:textFill>
            <w14:solidFill>
              <w14:schemeClr w14:val="tx1"/>
            </w14:solidFill>
          </w14:textFill>
        </w:rPr>
        <w:t>xxxx</w:t>
      </w:r>
      <w:r>
        <w:rPr>
          <w:rFonts w:hint="eastAsia" w:ascii="Arial" w:hAnsi="Arial" w:cs="Arial"/>
          <w:color w:val="000000" w:themeColor="text1"/>
          <w:sz w:val="24"/>
          <w:szCs w:val="24"/>
          <w14:textFill>
            <w14:solidFill>
              <w14:schemeClr w14:val="tx1"/>
            </w14:solidFill>
          </w14:textFill>
        </w:rPr>
        <w:t>公司自主生产批次</w:t>
      </w:r>
      <w:r>
        <w:rPr>
          <w:rFonts w:ascii="Arial" w:hAnsi="Arial" w:cs="Arial"/>
          <w:color w:val="000000" w:themeColor="text1"/>
          <w:sz w:val="24"/>
          <w:szCs w:val="24"/>
          <w14:textFill>
            <w14:solidFill>
              <w14:schemeClr w14:val="tx1"/>
            </w14:solidFill>
          </w14:textFill>
        </w:rPr>
        <w:t>中80L配液罐的搅拌转速在生产过程中设置为150RPM，生产</w:t>
      </w:r>
      <w:r>
        <w:rPr>
          <w:rFonts w:hint="eastAsia" w:ascii="Arial" w:hAnsi="Arial" w:cs="Arial"/>
          <w:color w:val="000000" w:themeColor="text1"/>
          <w:sz w:val="24"/>
          <w:szCs w:val="24"/>
          <w14:textFill>
            <w14:solidFill>
              <w14:schemeClr w14:val="tx1"/>
            </w14:solidFill>
          </w14:textFill>
        </w:rPr>
        <w:t>过程中</w:t>
      </w:r>
      <w:r>
        <w:rPr>
          <w:rFonts w:ascii="Arial" w:hAnsi="Arial" w:cs="Arial"/>
          <w:color w:val="000000" w:themeColor="text1"/>
          <w:sz w:val="24"/>
          <w:szCs w:val="24"/>
          <w14:textFill>
            <w14:solidFill>
              <w14:schemeClr w14:val="tx1"/>
            </w14:solidFill>
          </w14:textFill>
        </w:rPr>
        <w:t>80L配液罐搅拌</w:t>
      </w:r>
      <w:r>
        <w:rPr>
          <w:rFonts w:hint="eastAsia" w:ascii="Arial" w:hAnsi="Arial" w:cs="Arial"/>
          <w:color w:val="000000" w:themeColor="text1"/>
          <w:sz w:val="24"/>
          <w:szCs w:val="24"/>
          <w14:textFill>
            <w14:solidFill>
              <w14:schemeClr w14:val="tx1"/>
            </w14:solidFill>
          </w14:textFill>
        </w:rPr>
        <w:t>转速均为1</w:t>
      </w:r>
      <w:r>
        <w:rPr>
          <w:rFonts w:ascii="Arial" w:hAnsi="Arial" w:cs="Arial"/>
          <w:color w:val="000000" w:themeColor="text1"/>
          <w:sz w:val="24"/>
          <w:szCs w:val="24"/>
          <w14:textFill>
            <w14:solidFill>
              <w14:schemeClr w14:val="tx1"/>
            </w14:solidFill>
          </w14:textFill>
        </w:rPr>
        <w:t>50 RPM，符合工艺控制标准的要求。</w:t>
      </w:r>
    </w:p>
    <w:p w14:paraId="52166DE5">
      <w:pPr>
        <w:spacing w:line="400" w:lineRule="exact"/>
        <w:rPr>
          <w:rFonts w:ascii="Arial" w:hAnsi="Arial" w:cs="Arial"/>
          <w:color w:val="000000" w:themeColor="text1"/>
          <w:sz w:val="24"/>
          <w:szCs w:val="24"/>
          <w14:textFill>
            <w14:solidFill>
              <w14:schemeClr w14:val="tx1"/>
            </w14:solidFill>
          </w14:textFill>
        </w:rPr>
      </w:pPr>
      <w:r>
        <w:rPr>
          <w:rFonts w:ascii="Arial" w:hAnsi="Arial" w:cs="Arial"/>
          <w:sz w:val="24"/>
          <w:szCs w:val="24"/>
        </w:rPr>
        <w:t>5.</w:t>
      </w:r>
      <w:r>
        <w:rPr>
          <w:rFonts w:hint="eastAsia" w:ascii="Arial" w:hAnsi="Arial" w:cs="Arial"/>
          <w:sz w:val="24"/>
          <w:szCs w:val="24"/>
        </w:rPr>
        <w:t>2.</w:t>
      </w:r>
      <w:r>
        <w:rPr>
          <w:rFonts w:ascii="Arial" w:hAnsi="Arial" w:cs="Arial"/>
          <w:sz w:val="24"/>
          <w:szCs w:val="24"/>
        </w:rPr>
        <w:t xml:space="preserve">6  </w:t>
      </w:r>
      <w:r>
        <w:rPr>
          <w:rFonts w:ascii="Arial" w:hAnsi="Arial" w:cs="Arial"/>
          <w:color w:val="000000" w:themeColor="text1"/>
          <w:sz w:val="24"/>
          <w:szCs w:val="24"/>
          <w14:textFill>
            <w14:solidFill>
              <w14:schemeClr w14:val="tx1"/>
            </w14:solidFill>
          </w14:textFill>
        </w:rPr>
        <w:t>80L总混罐搅拌转速：150±50RPM</w:t>
      </w:r>
    </w:p>
    <w:p w14:paraId="4182D843">
      <w:pPr>
        <w:spacing w:line="400" w:lineRule="exact"/>
        <w:ind w:left="735" w:leftChars="35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结论：</w:t>
      </w:r>
      <w:r>
        <w:rPr>
          <w:rFonts w:hint="eastAsia" w:ascii="Arial" w:hAnsi="Arial" w:cs="Arial"/>
          <w:color w:val="000000" w:themeColor="text1"/>
          <w:sz w:val="24"/>
          <w:szCs w:val="24"/>
          <w:lang w:eastAsia="zh-CN"/>
          <w14:textFill>
            <w14:solidFill>
              <w14:schemeClr w14:val="tx1"/>
            </w14:solidFill>
          </w14:textFill>
        </w:rPr>
        <w:t>xxxx</w:t>
      </w:r>
      <w:r>
        <w:rPr>
          <w:rFonts w:hint="eastAsia" w:ascii="Arial" w:hAnsi="Arial" w:cs="Arial"/>
          <w:color w:val="000000" w:themeColor="text1"/>
          <w:sz w:val="24"/>
          <w:szCs w:val="24"/>
          <w14:textFill>
            <w14:solidFill>
              <w14:schemeClr w14:val="tx1"/>
            </w14:solidFill>
          </w14:textFill>
        </w:rPr>
        <w:t>公司自主生产批次</w:t>
      </w:r>
      <w:r>
        <w:rPr>
          <w:rFonts w:ascii="Arial" w:hAnsi="Arial" w:cs="Arial"/>
          <w:color w:val="000000" w:themeColor="text1"/>
          <w:sz w:val="24"/>
          <w:szCs w:val="24"/>
          <w14:textFill>
            <w14:solidFill>
              <w14:schemeClr w14:val="tx1"/>
            </w14:solidFill>
          </w14:textFill>
        </w:rPr>
        <w:t>中80L</w:t>
      </w:r>
      <w:r>
        <w:rPr>
          <w:rFonts w:hint="eastAsia" w:ascii="Arial" w:hAnsi="Arial" w:cs="Arial"/>
          <w:color w:val="000000" w:themeColor="text1"/>
          <w:sz w:val="24"/>
          <w:szCs w:val="24"/>
          <w14:textFill>
            <w14:solidFill>
              <w14:schemeClr w14:val="tx1"/>
            </w14:solidFill>
          </w14:textFill>
        </w:rPr>
        <w:t>总混</w:t>
      </w:r>
      <w:r>
        <w:rPr>
          <w:rFonts w:ascii="Arial" w:hAnsi="Arial" w:cs="Arial"/>
          <w:color w:val="000000" w:themeColor="text1"/>
          <w:sz w:val="24"/>
          <w:szCs w:val="24"/>
          <w14:textFill>
            <w14:solidFill>
              <w14:schemeClr w14:val="tx1"/>
            </w14:solidFill>
          </w14:textFill>
        </w:rPr>
        <w:t>罐的搅拌转速在生产过程中</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43202507001</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43202507002</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43202507003</w:t>
      </w:r>
      <w:r>
        <w:rPr>
          <w:rFonts w:hint="eastAsia"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t>设置为100RPM，</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43202507004</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43202507005</w:t>
      </w:r>
      <w:r>
        <w:rPr>
          <w:rFonts w:hint="eastAsia" w:ascii="Arial" w:hAnsi="Arial" w:cs="Arial"/>
          <w:color w:val="000000" w:themeColor="text1"/>
          <w:sz w:val="24"/>
          <w:szCs w:val="24"/>
          <w14:textFill>
            <w14:solidFill>
              <w14:schemeClr w14:val="tx1"/>
            </w14:solidFill>
          </w14:textFill>
        </w:rPr>
        <w:t>、1</w:t>
      </w:r>
      <w:r>
        <w:rPr>
          <w:rFonts w:ascii="Arial" w:hAnsi="Arial" w:cs="Arial"/>
          <w:color w:val="000000" w:themeColor="text1"/>
          <w:sz w:val="24"/>
          <w:szCs w:val="24"/>
          <w14:textFill>
            <w14:solidFill>
              <w14:schemeClr w14:val="tx1"/>
            </w14:solidFill>
          </w14:textFill>
        </w:rPr>
        <w:t>43202507006</w:t>
      </w:r>
      <w:r>
        <w:rPr>
          <w:rFonts w:hint="eastAsia"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t>设置为150RPM</w:t>
      </w:r>
      <w:r>
        <w:rPr>
          <w:rFonts w:hint="eastAsia" w:ascii="Arial" w:hAnsi="Arial" w:cs="Arial"/>
          <w:color w:val="000000" w:themeColor="text1"/>
          <w:sz w:val="24"/>
          <w:szCs w:val="24"/>
          <w14:textFill>
            <w14:solidFill>
              <w14:schemeClr w14:val="tx1"/>
            </w14:solidFill>
          </w14:textFill>
        </w:rPr>
        <w:t>。</w:t>
      </w:r>
      <w:r>
        <w:rPr>
          <w:rFonts w:ascii="Arial" w:hAnsi="Arial" w:cs="Arial"/>
          <w:color w:val="000000" w:themeColor="text1"/>
          <w:sz w:val="24"/>
          <w:szCs w:val="24"/>
          <w14:textFill>
            <w14:solidFill>
              <w14:schemeClr w14:val="tx1"/>
            </w14:solidFill>
          </w14:textFill>
        </w:rPr>
        <w:t>生产</w:t>
      </w:r>
      <w:r>
        <w:rPr>
          <w:rFonts w:hint="eastAsia" w:ascii="Arial" w:hAnsi="Arial" w:cs="Arial"/>
          <w:color w:val="000000" w:themeColor="text1"/>
          <w:sz w:val="24"/>
          <w:szCs w:val="24"/>
          <w14:textFill>
            <w14:solidFill>
              <w14:schemeClr w14:val="tx1"/>
            </w14:solidFill>
          </w14:textFill>
        </w:rPr>
        <w:t>过程中</w:t>
      </w:r>
      <w:r>
        <w:rPr>
          <w:rFonts w:ascii="Arial" w:hAnsi="Arial" w:cs="Arial"/>
          <w:color w:val="000000" w:themeColor="text1"/>
          <w:sz w:val="24"/>
          <w:szCs w:val="24"/>
          <w14:textFill>
            <w14:solidFill>
              <w14:schemeClr w14:val="tx1"/>
            </w14:solidFill>
          </w14:textFill>
        </w:rPr>
        <w:t>80L</w:t>
      </w:r>
      <w:r>
        <w:rPr>
          <w:rFonts w:hint="eastAsia" w:ascii="Arial" w:hAnsi="Arial" w:cs="Arial"/>
          <w:color w:val="000000" w:themeColor="text1"/>
          <w:sz w:val="24"/>
          <w:szCs w:val="24"/>
          <w14:textFill>
            <w14:solidFill>
              <w14:schemeClr w14:val="tx1"/>
            </w14:solidFill>
          </w14:textFill>
        </w:rPr>
        <w:t>总混</w:t>
      </w:r>
      <w:r>
        <w:rPr>
          <w:rFonts w:ascii="Arial" w:hAnsi="Arial" w:cs="Arial"/>
          <w:color w:val="000000" w:themeColor="text1"/>
          <w:sz w:val="24"/>
          <w:szCs w:val="24"/>
          <w14:textFill>
            <w14:solidFill>
              <w14:schemeClr w14:val="tx1"/>
            </w14:solidFill>
          </w14:textFill>
        </w:rPr>
        <w:t>罐搅拌</w:t>
      </w:r>
      <w:r>
        <w:rPr>
          <w:rFonts w:hint="eastAsia" w:ascii="Arial" w:hAnsi="Arial" w:cs="Arial"/>
          <w:color w:val="000000" w:themeColor="text1"/>
          <w:sz w:val="24"/>
          <w:szCs w:val="24"/>
          <w14:textFill>
            <w14:solidFill>
              <w14:schemeClr w14:val="tx1"/>
            </w14:solidFill>
          </w14:textFill>
        </w:rPr>
        <w:t>转速均在1</w:t>
      </w:r>
      <w:r>
        <w:rPr>
          <w:rFonts w:ascii="Arial" w:hAnsi="Arial" w:cs="Arial"/>
          <w:color w:val="000000" w:themeColor="text1"/>
          <w:sz w:val="24"/>
          <w:szCs w:val="24"/>
          <w14:textFill>
            <w14:solidFill>
              <w14:schemeClr w14:val="tx1"/>
            </w14:solidFill>
          </w14:textFill>
        </w:rPr>
        <w:t>50±50 RPM，符合工艺控制标准的要求。</w:t>
      </w:r>
    </w:p>
    <w:p w14:paraId="2EE0BF41">
      <w:pPr>
        <w:pStyle w:val="2"/>
        <w:spacing w:before="0" w:beforeLines="0" w:after="0" w:afterLines="0" w:line="240" w:lineRule="auto"/>
        <w:rPr>
          <w:rFonts w:ascii="Arial" w:hAnsi="Arial" w:cs="Arial"/>
          <w:b w:val="0"/>
        </w:rPr>
      </w:pPr>
      <w:bookmarkStart w:id="9" w:name="_Toc219973066"/>
      <w:r>
        <w:rPr>
          <w:rFonts w:ascii="Arial" w:hAnsi="Arial" w:cs="Arial"/>
          <w:b w:val="0"/>
        </w:rPr>
        <w:t>6 收率分析</w:t>
      </w:r>
      <w:bookmarkEnd w:id="9"/>
    </w:p>
    <w:p w14:paraId="41CE0641">
      <w:pPr>
        <w:spacing w:line="400" w:lineRule="exact"/>
        <w:jc w:val="left"/>
        <w:rPr>
          <w:rFonts w:ascii="黑体" w:hAnsi="黑体" w:eastAsia="黑体" w:cs="Arial"/>
          <w:sz w:val="24"/>
          <w:szCs w:val="24"/>
        </w:rPr>
      </w:pPr>
      <w:r>
        <w:rPr>
          <w:rFonts w:ascii="Arial" w:hAnsi="Arial" w:cs="Arial"/>
          <w:sz w:val="24"/>
          <w:szCs w:val="24"/>
        </w:rPr>
        <w:t>6</w:t>
      </w:r>
      <w:r>
        <w:rPr>
          <w:rFonts w:hint="eastAsia" w:ascii="Arial" w:hAnsi="Arial" w:cs="Arial"/>
          <w:sz w:val="24"/>
          <w:szCs w:val="24"/>
        </w:rPr>
        <w:t>.1</w:t>
      </w:r>
      <w:r>
        <w:rPr>
          <w:rFonts w:ascii="Arial" w:hAnsi="Arial" w:cs="Arial"/>
          <w:sz w:val="24"/>
          <w:szCs w:val="24"/>
        </w:rPr>
        <w:t xml:space="preserve">  </w:t>
      </w:r>
      <w:r>
        <w:rPr>
          <w:rFonts w:hint="eastAsia" w:ascii="Arial" w:hAnsi="Arial" w:cs="Arial"/>
          <w:sz w:val="24"/>
          <w:szCs w:val="24"/>
          <w:lang w:eastAsia="zh-CN"/>
        </w:rPr>
        <w:t>产品名（ll）</w:t>
      </w:r>
      <w:r>
        <w:rPr>
          <w:rFonts w:hint="eastAsia" w:ascii="Arial" w:hAnsi="Arial" w:cs="Arial"/>
          <w:sz w:val="24"/>
          <w:szCs w:val="24"/>
        </w:rPr>
        <w:t>注射液成品率：≥6</w:t>
      </w:r>
      <w:r>
        <w:rPr>
          <w:rFonts w:ascii="Arial" w:hAnsi="Arial" w:cs="Arial"/>
          <w:sz w:val="24"/>
          <w:szCs w:val="24"/>
        </w:rPr>
        <w:t>0</w:t>
      </w:r>
      <w:r>
        <w:rPr>
          <w:rFonts w:hint="eastAsia" w:ascii="Arial" w:hAnsi="Arial" w:cs="Arial"/>
          <w:sz w:val="24"/>
          <w:szCs w:val="24"/>
        </w:rPr>
        <w:t>%</w:t>
      </w:r>
    </w:p>
    <w:p w14:paraId="013895BA">
      <w:pPr>
        <w:spacing w:line="360" w:lineRule="auto"/>
        <w:ind w:left="840" w:leftChars="400"/>
        <w:jc w:val="center"/>
      </w:pPr>
      <w:r>
        <w:drawing>
          <wp:inline distT="0" distB="0" distL="0" distR="0">
            <wp:extent cx="4667250" cy="2305685"/>
            <wp:effectExtent l="0" t="0" r="0" b="1841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D0CC406">
      <w:pPr>
        <w:spacing w:line="400" w:lineRule="exact"/>
        <w:ind w:left="840" w:leftChars="400"/>
        <w:rPr>
          <w:rFonts w:ascii="Arial" w:hAnsi="Arial" w:cs="Arial"/>
          <w:sz w:val="24"/>
        </w:rPr>
      </w:pPr>
      <w:r>
        <w:rPr>
          <w:rFonts w:hint="eastAsia" w:ascii="Arial" w:hAnsi="Arial" w:cs="Arial"/>
          <w:sz w:val="24"/>
          <w:lang w:eastAsia="zh-CN"/>
        </w:rPr>
        <w:t>产品名（ll）</w:t>
      </w:r>
      <w:r>
        <w:rPr>
          <w:rFonts w:ascii="Arial" w:hAnsi="Arial" w:cs="Arial"/>
          <w:sz w:val="24"/>
        </w:rPr>
        <w:t>注射液成品收率：</w:t>
      </w:r>
      <w:r>
        <w:rPr>
          <w:rFonts w:ascii="Arial" w:hAnsi="Arial" w:cs="Arial"/>
          <w:sz w:val="24"/>
        </w:rPr>
        <w:drawing>
          <wp:inline distT="0" distB="0" distL="0" distR="0">
            <wp:extent cx="118745" cy="118745"/>
            <wp:effectExtent l="0" t="0" r="0" b="0"/>
            <wp:docPr id="32" name="图片 1"/>
            <wp:cNvGraphicFramePr/>
            <a:graphic xmlns:a="http://schemas.openxmlformats.org/drawingml/2006/main">
              <a:graphicData uri="http://schemas.openxmlformats.org/drawingml/2006/picture">
                <pic:pic xmlns:pic="http://schemas.openxmlformats.org/drawingml/2006/picture">
                  <pic:nvPicPr>
                    <pic:cNvPr id="32"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rPr>
        <w:t>=77.23%；S=0.036</w:t>
      </w:r>
    </w:p>
    <w:p w14:paraId="4B5B4D6E">
      <w:pPr>
        <w:spacing w:line="400" w:lineRule="exact"/>
        <w:ind w:left="840" w:leftChars="400"/>
        <w:rPr>
          <w:rFonts w:ascii="Arial" w:hAnsi="Arial" w:cs="Arial"/>
          <w:sz w:val="24"/>
        </w:rPr>
      </w:pPr>
      <w:r>
        <w:rPr>
          <w:rFonts w:ascii="Arial" w:hAnsi="Arial" w:cs="Arial"/>
          <w:sz w:val="24"/>
        </w:rPr>
        <w:t>结论：</w:t>
      </w:r>
      <w:r>
        <w:rPr>
          <w:rFonts w:hint="eastAsia" w:ascii="Arial" w:hAnsi="Arial" w:cs="Arial"/>
          <w:sz w:val="24"/>
          <w:lang w:eastAsia="zh-CN"/>
        </w:rPr>
        <w:t>产品名（ll）</w:t>
      </w:r>
      <w:r>
        <w:rPr>
          <w:rFonts w:ascii="Arial" w:hAnsi="Arial" w:cs="Arial"/>
          <w:sz w:val="24"/>
        </w:rPr>
        <w:t>注射液产品总收率水平趋势图显示，各批次的</w:t>
      </w:r>
      <w:r>
        <w:rPr>
          <w:rFonts w:hint="eastAsia" w:ascii="Arial" w:hAnsi="Arial" w:cs="Arial"/>
          <w:sz w:val="24"/>
          <w:lang w:eastAsia="zh-CN"/>
        </w:rPr>
        <w:t>产品名（ll）</w:t>
      </w:r>
      <w:r>
        <w:rPr>
          <w:rFonts w:ascii="Arial" w:hAnsi="Arial" w:cs="Arial"/>
          <w:sz w:val="24"/>
        </w:rPr>
        <w:t>注射液产品总收率水平数据均在控制标准60%以上，说明</w:t>
      </w:r>
      <w:r>
        <w:rPr>
          <w:rFonts w:hint="eastAsia" w:ascii="Arial" w:hAnsi="Arial" w:cs="Arial"/>
          <w:sz w:val="24"/>
          <w:lang w:eastAsia="zh-CN"/>
        </w:rPr>
        <w:t>产品名（ll）</w:t>
      </w:r>
      <w:r>
        <w:rPr>
          <w:rFonts w:ascii="Arial" w:hAnsi="Arial" w:cs="Arial"/>
          <w:sz w:val="24"/>
        </w:rPr>
        <w:t>注射液生产水平控制稳定、良好。</w:t>
      </w:r>
    </w:p>
    <w:p w14:paraId="06F17549">
      <w:pPr>
        <w:spacing w:line="400" w:lineRule="exact"/>
        <w:jc w:val="left"/>
        <w:rPr>
          <w:rFonts w:ascii="Arial" w:hAnsi="Arial" w:cs="Arial"/>
          <w:sz w:val="24"/>
          <w:szCs w:val="24"/>
        </w:rPr>
      </w:pPr>
      <w:r>
        <w:rPr>
          <w:rFonts w:ascii="Arial" w:hAnsi="Arial" w:cs="Arial"/>
          <w:sz w:val="24"/>
          <w:szCs w:val="24"/>
        </w:rPr>
        <w:t xml:space="preserve">6.2  </w:t>
      </w:r>
      <w:r>
        <w:rPr>
          <w:rFonts w:hint="eastAsia" w:ascii="Arial" w:hAnsi="Arial" w:cs="Arial"/>
          <w:sz w:val="24"/>
          <w:szCs w:val="24"/>
          <w:lang w:eastAsia="zh-CN"/>
        </w:rPr>
        <w:t>产品名（ll）</w:t>
      </w:r>
      <w:r>
        <w:rPr>
          <w:rFonts w:ascii="Arial" w:hAnsi="Arial" w:cs="Arial"/>
          <w:sz w:val="24"/>
          <w:szCs w:val="24"/>
        </w:rPr>
        <w:t>注射液灯检合格率：≥80%</w:t>
      </w:r>
    </w:p>
    <w:p w14:paraId="278F3F29">
      <w:pPr>
        <w:spacing w:line="360" w:lineRule="auto"/>
        <w:jc w:val="center"/>
        <w:rPr>
          <w:rFonts w:ascii="Arial" w:hAnsi="Arial" w:cs="Arial"/>
          <w:sz w:val="24"/>
        </w:rPr>
      </w:pPr>
      <w:r>
        <w:rPr>
          <w:rFonts w:ascii="Arial" w:hAnsi="Arial" w:cs="Arial"/>
        </w:rPr>
        <w:drawing>
          <wp:inline distT="0" distB="0" distL="0" distR="0">
            <wp:extent cx="5210175" cy="2286000"/>
            <wp:effectExtent l="0" t="0" r="9525" b="0"/>
            <wp:docPr id="25" name="图表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5B63570">
      <w:pPr>
        <w:spacing w:line="400" w:lineRule="exact"/>
        <w:ind w:left="840" w:leftChars="400"/>
        <w:rPr>
          <w:rFonts w:ascii="Arial" w:hAnsi="Arial" w:cs="Arial"/>
          <w:sz w:val="24"/>
        </w:rPr>
      </w:pPr>
      <w:r>
        <w:rPr>
          <w:rFonts w:hint="eastAsia" w:ascii="Arial" w:hAnsi="Arial" w:cs="Arial"/>
          <w:sz w:val="24"/>
          <w:lang w:eastAsia="zh-CN"/>
        </w:rPr>
        <w:t>产品名（ll）</w:t>
      </w:r>
      <w:r>
        <w:rPr>
          <w:rFonts w:ascii="Arial" w:hAnsi="Arial" w:cs="Arial"/>
          <w:sz w:val="24"/>
        </w:rPr>
        <w:t>注射液成品收率：</w:t>
      </w:r>
      <w:r>
        <w:rPr>
          <w:rFonts w:ascii="Arial" w:hAnsi="Arial" w:cs="Arial"/>
          <w:sz w:val="24"/>
        </w:rPr>
        <w:drawing>
          <wp:inline distT="0" distB="0" distL="0" distR="0">
            <wp:extent cx="118745" cy="118745"/>
            <wp:effectExtent l="0" t="0" r="0" b="0"/>
            <wp:docPr id="26" name="图片 1"/>
            <wp:cNvGraphicFramePr/>
            <a:graphic xmlns:a="http://schemas.openxmlformats.org/drawingml/2006/main">
              <a:graphicData uri="http://schemas.openxmlformats.org/drawingml/2006/picture">
                <pic:pic xmlns:pic="http://schemas.openxmlformats.org/drawingml/2006/picture">
                  <pic:nvPicPr>
                    <pic:cNvPr id="26" name="图片 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3026" cy="123026"/>
                    </a:xfrm>
                    <a:prstGeom prst="rect">
                      <a:avLst/>
                    </a:prstGeom>
                    <a:noFill/>
                    <a:ln>
                      <a:noFill/>
                    </a:ln>
                  </pic:spPr>
                </pic:pic>
              </a:graphicData>
            </a:graphic>
          </wp:inline>
        </w:drawing>
      </w:r>
      <w:r>
        <w:rPr>
          <w:rFonts w:ascii="Arial" w:hAnsi="Arial" w:cs="Arial"/>
          <w:sz w:val="24"/>
        </w:rPr>
        <w:t>=86.36%；S=0.025</w:t>
      </w:r>
    </w:p>
    <w:p w14:paraId="1A2D01BA">
      <w:pPr>
        <w:spacing w:line="400" w:lineRule="exact"/>
        <w:ind w:left="840" w:leftChars="400"/>
        <w:rPr>
          <w:rFonts w:ascii="Arial" w:hAnsi="Arial" w:cs="Arial"/>
          <w:sz w:val="24"/>
        </w:rPr>
      </w:pPr>
      <w:r>
        <w:rPr>
          <w:rFonts w:ascii="Arial" w:hAnsi="Arial" w:cs="Arial"/>
          <w:sz w:val="24"/>
        </w:rPr>
        <w:t>结论：</w:t>
      </w:r>
      <w:r>
        <w:rPr>
          <w:rFonts w:hint="eastAsia" w:ascii="Arial" w:hAnsi="Arial" w:cs="Arial"/>
          <w:sz w:val="24"/>
          <w:lang w:eastAsia="zh-CN"/>
        </w:rPr>
        <w:t>产品名（ll）</w:t>
      </w:r>
      <w:r>
        <w:rPr>
          <w:rFonts w:ascii="Arial" w:hAnsi="Arial" w:cs="Arial"/>
          <w:sz w:val="24"/>
        </w:rPr>
        <w:t>注射液灯检合格率水平趋势图显示，各批次的</w:t>
      </w:r>
      <w:r>
        <w:rPr>
          <w:rFonts w:hint="eastAsia" w:ascii="Arial" w:hAnsi="Arial" w:cs="Arial"/>
          <w:sz w:val="24"/>
          <w:lang w:eastAsia="zh-CN"/>
        </w:rPr>
        <w:t>产品名（ll）</w:t>
      </w:r>
      <w:r>
        <w:rPr>
          <w:rFonts w:ascii="Arial" w:hAnsi="Arial" w:cs="Arial"/>
          <w:sz w:val="24"/>
        </w:rPr>
        <w:t>注射液灯检合格率水平数据均在控制标准80%以上，说明</w:t>
      </w:r>
      <w:r>
        <w:rPr>
          <w:rFonts w:hint="eastAsia" w:ascii="Arial" w:hAnsi="Arial" w:cs="Arial"/>
          <w:sz w:val="24"/>
          <w:lang w:eastAsia="zh-CN"/>
        </w:rPr>
        <w:t>产品名（ll）</w:t>
      </w:r>
      <w:r>
        <w:rPr>
          <w:rFonts w:ascii="Arial" w:hAnsi="Arial" w:cs="Arial"/>
          <w:sz w:val="24"/>
        </w:rPr>
        <w:t>注射液生产过程水平控制稳定、良好。</w:t>
      </w:r>
    </w:p>
    <w:p w14:paraId="37D4B86F">
      <w:pPr>
        <w:spacing w:line="400" w:lineRule="exact"/>
        <w:rPr>
          <w:rFonts w:ascii="Arial" w:hAnsi="Arial" w:cs="Arial"/>
          <w:sz w:val="24"/>
        </w:rPr>
      </w:pPr>
      <w:r>
        <w:rPr>
          <w:rFonts w:ascii="Arial" w:hAnsi="Arial" w:cs="Arial"/>
          <w:sz w:val="24"/>
        </w:rPr>
        <w:t>备注：</w:t>
      </w:r>
      <w:r>
        <w:rPr>
          <w:rFonts w:hint="eastAsia" w:ascii="Arial" w:hAnsi="Arial" w:cs="Arial"/>
          <w:sz w:val="24"/>
          <w:lang w:eastAsia="zh-CN"/>
        </w:rPr>
        <w:t>产品名（ll）</w:t>
      </w:r>
      <w:r>
        <w:rPr>
          <w:rFonts w:ascii="Arial" w:hAnsi="Arial" w:cs="Arial"/>
          <w:sz w:val="24"/>
        </w:rPr>
        <w:t>注射液成品率=包装数量（支）/折合理论产量（支）*100%</w:t>
      </w:r>
    </w:p>
    <w:p w14:paraId="4EB2B145">
      <w:pPr>
        <w:spacing w:line="400" w:lineRule="exact"/>
        <w:ind w:firstLine="720" w:firstLineChars="300"/>
        <w:rPr>
          <w:rFonts w:ascii="Arial" w:hAnsi="Arial" w:cs="Arial"/>
          <w:sz w:val="24"/>
        </w:rPr>
      </w:pPr>
      <w:r>
        <w:rPr>
          <w:rFonts w:hint="eastAsia" w:ascii="Arial" w:hAnsi="Arial" w:cs="Arial"/>
          <w:sz w:val="24"/>
          <w:lang w:eastAsia="zh-CN"/>
        </w:rPr>
        <w:t>产品名（ll）</w:t>
      </w:r>
      <w:r>
        <w:rPr>
          <w:rFonts w:ascii="Arial" w:hAnsi="Arial" w:cs="Arial"/>
          <w:sz w:val="24"/>
        </w:rPr>
        <w:t>注射液灯检合格率=（灯检总数-灯检不合格品）/灯检总数*100%</w:t>
      </w:r>
    </w:p>
    <w:p w14:paraId="0E3AD93A">
      <w:pPr>
        <w:pStyle w:val="2"/>
        <w:spacing w:before="0" w:beforeLines="0" w:after="0" w:afterLines="0" w:line="240" w:lineRule="auto"/>
        <w:rPr>
          <w:rFonts w:ascii="Arial" w:hAnsi="Arial" w:cs="Arial"/>
          <w:b w:val="0"/>
        </w:rPr>
      </w:pPr>
      <w:bookmarkStart w:id="10" w:name="_Toc219973067"/>
      <w:r>
        <w:rPr>
          <w:rFonts w:ascii="Arial" w:hAnsi="Arial" w:cs="Arial"/>
          <w:b w:val="0"/>
        </w:rPr>
        <w:t>7 物</w:t>
      </w:r>
      <w:commentRangeStart w:id="4"/>
      <w:r>
        <w:rPr>
          <w:rFonts w:ascii="Arial" w:hAnsi="Arial" w:cs="Arial"/>
          <w:b w:val="0"/>
        </w:rPr>
        <w:t>料质量回顾</w:t>
      </w:r>
      <w:commentRangeEnd w:id="4"/>
      <w:bookmarkEnd w:id="10"/>
      <w:r>
        <w:rPr>
          <w:rStyle w:val="16"/>
          <w:rFonts w:ascii="Arial" w:hAnsi="Arial" w:eastAsia="宋体" w:cs="Arial"/>
          <w:b w:val="0"/>
          <w:bCs w:val="0"/>
          <w:kern w:val="2"/>
        </w:rPr>
        <w:commentReference w:id="4"/>
      </w:r>
    </w:p>
    <w:tbl>
      <w:tblPr>
        <w:tblStyle w:val="12"/>
        <w:tblW w:w="96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560"/>
        <w:gridCol w:w="1984"/>
        <w:gridCol w:w="4992"/>
      </w:tblGrid>
      <w:tr w14:paraId="7394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blHeader/>
        </w:trPr>
        <w:tc>
          <w:tcPr>
            <w:tcW w:w="1134" w:type="dxa"/>
            <w:shd w:val="clear" w:color="auto" w:fill="BEBEBE" w:themeFill="background1" w:themeFillShade="BF"/>
            <w:vAlign w:val="center"/>
          </w:tcPr>
          <w:p w14:paraId="03E5E568">
            <w:pPr>
              <w:spacing w:line="400" w:lineRule="exact"/>
              <w:jc w:val="center"/>
              <w:rPr>
                <w:rFonts w:ascii="Arial" w:hAnsi="Arial" w:cs="Arial"/>
                <w:sz w:val="24"/>
                <w:szCs w:val="24"/>
              </w:rPr>
            </w:pPr>
            <w:r>
              <w:rPr>
                <w:rFonts w:ascii="Arial" w:hAnsi="Arial" w:cs="Arial"/>
                <w:b/>
                <w:bCs/>
                <w:color w:val="000000"/>
                <w:kern w:val="0"/>
                <w:szCs w:val="21"/>
              </w:rPr>
              <w:t>物料分级</w:t>
            </w:r>
          </w:p>
        </w:tc>
        <w:tc>
          <w:tcPr>
            <w:tcW w:w="3544" w:type="dxa"/>
            <w:gridSpan w:val="2"/>
            <w:shd w:val="clear" w:color="auto" w:fill="BEBEBE" w:themeFill="background1" w:themeFillShade="BF"/>
            <w:vAlign w:val="center"/>
          </w:tcPr>
          <w:p w14:paraId="259E7E61">
            <w:pPr>
              <w:spacing w:line="400" w:lineRule="exact"/>
              <w:jc w:val="center"/>
              <w:rPr>
                <w:rFonts w:ascii="Arial" w:hAnsi="Arial" w:cs="Arial"/>
                <w:sz w:val="24"/>
                <w:szCs w:val="24"/>
              </w:rPr>
            </w:pPr>
            <w:r>
              <w:rPr>
                <w:rFonts w:ascii="Arial" w:hAnsi="Arial" w:cs="Arial"/>
                <w:b/>
                <w:bCs/>
                <w:color w:val="000000"/>
                <w:kern w:val="0"/>
                <w:szCs w:val="21"/>
              </w:rPr>
              <w:t>物料名称</w:t>
            </w:r>
          </w:p>
        </w:tc>
        <w:tc>
          <w:tcPr>
            <w:tcW w:w="4992" w:type="dxa"/>
            <w:shd w:val="clear" w:color="auto" w:fill="BEBEBE" w:themeFill="background1" w:themeFillShade="BF"/>
            <w:vAlign w:val="center"/>
          </w:tcPr>
          <w:p w14:paraId="4C632089">
            <w:pPr>
              <w:spacing w:line="400" w:lineRule="exact"/>
              <w:jc w:val="center"/>
              <w:rPr>
                <w:rFonts w:ascii="Arial" w:hAnsi="Arial" w:cs="Arial"/>
                <w:sz w:val="24"/>
                <w:szCs w:val="24"/>
              </w:rPr>
            </w:pPr>
            <w:r>
              <w:rPr>
                <w:rFonts w:ascii="Arial" w:hAnsi="Arial" w:cs="Arial"/>
                <w:b/>
                <w:bCs/>
                <w:color w:val="000000"/>
                <w:kern w:val="0"/>
                <w:szCs w:val="21"/>
              </w:rPr>
              <w:t>供应商</w:t>
            </w:r>
          </w:p>
        </w:tc>
      </w:tr>
      <w:tr w14:paraId="0F63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restart"/>
          </w:tcPr>
          <w:p w14:paraId="1FB4F1E1">
            <w:pPr>
              <w:spacing w:line="400" w:lineRule="exact"/>
              <w:jc w:val="center"/>
              <w:rPr>
                <w:rFonts w:ascii="Arial" w:hAnsi="Arial" w:cs="Arial"/>
                <w:sz w:val="24"/>
                <w:szCs w:val="24"/>
              </w:rPr>
            </w:pPr>
            <w:r>
              <w:rPr>
                <w:rFonts w:hint="eastAsia" w:ascii="Arial" w:hAnsi="Arial" w:cs="Arial"/>
                <w:sz w:val="24"/>
                <w:szCs w:val="24"/>
              </w:rPr>
              <w:t>A级</w:t>
            </w:r>
          </w:p>
        </w:tc>
        <w:tc>
          <w:tcPr>
            <w:tcW w:w="3544" w:type="dxa"/>
            <w:gridSpan w:val="2"/>
            <w:vAlign w:val="center"/>
          </w:tcPr>
          <w:p w14:paraId="7BAFFC1B">
            <w:pPr>
              <w:spacing w:line="400" w:lineRule="exact"/>
              <w:jc w:val="center"/>
              <w:rPr>
                <w:rFonts w:ascii="Arial" w:hAnsi="Arial" w:cs="Arial"/>
                <w:sz w:val="24"/>
                <w:szCs w:val="24"/>
              </w:rPr>
            </w:pPr>
          </w:p>
        </w:tc>
        <w:tc>
          <w:tcPr>
            <w:tcW w:w="4992" w:type="dxa"/>
            <w:vAlign w:val="center"/>
          </w:tcPr>
          <w:p w14:paraId="2967A0EE">
            <w:pPr>
              <w:spacing w:line="400" w:lineRule="exact"/>
              <w:jc w:val="center"/>
              <w:rPr>
                <w:rFonts w:ascii="Arial" w:hAnsi="Arial" w:cs="Arial"/>
                <w:sz w:val="24"/>
                <w:szCs w:val="24"/>
              </w:rPr>
            </w:pPr>
          </w:p>
        </w:tc>
      </w:tr>
      <w:tr w14:paraId="0E4B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6774A791">
            <w:pPr>
              <w:spacing w:line="400" w:lineRule="exact"/>
              <w:jc w:val="center"/>
              <w:rPr>
                <w:rFonts w:ascii="Arial" w:hAnsi="Arial" w:cs="Arial"/>
                <w:sz w:val="24"/>
                <w:szCs w:val="24"/>
              </w:rPr>
            </w:pPr>
          </w:p>
        </w:tc>
        <w:tc>
          <w:tcPr>
            <w:tcW w:w="3544" w:type="dxa"/>
            <w:gridSpan w:val="2"/>
            <w:vAlign w:val="center"/>
          </w:tcPr>
          <w:p w14:paraId="014D5B78">
            <w:pPr>
              <w:spacing w:line="400" w:lineRule="exact"/>
              <w:jc w:val="center"/>
              <w:rPr>
                <w:rFonts w:ascii="Arial" w:hAnsi="Arial" w:cs="Arial"/>
                <w:sz w:val="24"/>
                <w:szCs w:val="24"/>
              </w:rPr>
            </w:pPr>
          </w:p>
        </w:tc>
        <w:tc>
          <w:tcPr>
            <w:tcW w:w="4992" w:type="dxa"/>
            <w:vAlign w:val="center"/>
          </w:tcPr>
          <w:p w14:paraId="0FBAAC64">
            <w:pPr>
              <w:spacing w:line="400" w:lineRule="exact"/>
              <w:jc w:val="center"/>
              <w:rPr>
                <w:rFonts w:ascii="Arial" w:hAnsi="Arial" w:cs="Arial"/>
                <w:sz w:val="24"/>
                <w:szCs w:val="24"/>
              </w:rPr>
            </w:pPr>
          </w:p>
        </w:tc>
      </w:tr>
      <w:tr w14:paraId="6880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01864E40">
            <w:pPr>
              <w:spacing w:line="400" w:lineRule="exact"/>
              <w:jc w:val="center"/>
              <w:rPr>
                <w:rFonts w:ascii="Arial" w:hAnsi="Arial" w:cs="Arial"/>
                <w:sz w:val="24"/>
                <w:szCs w:val="24"/>
              </w:rPr>
            </w:pPr>
          </w:p>
        </w:tc>
        <w:tc>
          <w:tcPr>
            <w:tcW w:w="3544" w:type="dxa"/>
            <w:gridSpan w:val="2"/>
            <w:vAlign w:val="center"/>
          </w:tcPr>
          <w:p w14:paraId="1874AC88">
            <w:pPr>
              <w:spacing w:line="400" w:lineRule="exact"/>
              <w:jc w:val="center"/>
              <w:rPr>
                <w:rFonts w:ascii="Arial" w:hAnsi="Arial" w:cs="Arial"/>
                <w:sz w:val="24"/>
                <w:szCs w:val="24"/>
              </w:rPr>
            </w:pPr>
          </w:p>
        </w:tc>
        <w:tc>
          <w:tcPr>
            <w:tcW w:w="4992" w:type="dxa"/>
            <w:vAlign w:val="center"/>
          </w:tcPr>
          <w:p w14:paraId="4F0B8CE0">
            <w:pPr>
              <w:spacing w:line="400" w:lineRule="exact"/>
              <w:jc w:val="center"/>
              <w:rPr>
                <w:rFonts w:ascii="Arial" w:hAnsi="Arial" w:cs="Arial"/>
                <w:sz w:val="24"/>
                <w:szCs w:val="24"/>
              </w:rPr>
            </w:pPr>
          </w:p>
        </w:tc>
      </w:tr>
      <w:tr w14:paraId="67C3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1BA35B63">
            <w:pPr>
              <w:spacing w:line="400" w:lineRule="exact"/>
              <w:jc w:val="center"/>
              <w:rPr>
                <w:rFonts w:ascii="Arial" w:hAnsi="Arial" w:cs="Arial"/>
                <w:sz w:val="24"/>
                <w:szCs w:val="24"/>
              </w:rPr>
            </w:pPr>
          </w:p>
        </w:tc>
        <w:tc>
          <w:tcPr>
            <w:tcW w:w="3544" w:type="dxa"/>
            <w:gridSpan w:val="2"/>
            <w:vMerge w:val="restart"/>
            <w:vAlign w:val="center"/>
          </w:tcPr>
          <w:p w14:paraId="64F59A16">
            <w:pPr>
              <w:spacing w:line="400" w:lineRule="exact"/>
              <w:jc w:val="center"/>
              <w:rPr>
                <w:rFonts w:ascii="Arial" w:hAnsi="Arial" w:cs="Arial"/>
                <w:sz w:val="24"/>
                <w:szCs w:val="24"/>
              </w:rPr>
            </w:pPr>
          </w:p>
        </w:tc>
        <w:tc>
          <w:tcPr>
            <w:tcW w:w="4992" w:type="dxa"/>
            <w:vAlign w:val="center"/>
          </w:tcPr>
          <w:p w14:paraId="3D2535E1">
            <w:pPr>
              <w:spacing w:line="400" w:lineRule="exact"/>
              <w:jc w:val="center"/>
              <w:rPr>
                <w:rFonts w:ascii="Arial" w:hAnsi="Arial" w:cs="Arial"/>
                <w:sz w:val="24"/>
                <w:szCs w:val="24"/>
              </w:rPr>
            </w:pPr>
          </w:p>
        </w:tc>
      </w:tr>
      <w:tr w14:paraId="2DF8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69F29EBF">
            <w:pPr>
              <w:spacing w:line="400" w:lineRule="exact"/>
              <w:jc w:val="center"/>
              <w:rPr>
                <w:rFonts w:ascii="Arial" w:hAnsi="Arial" w:cs="Arial"/>
                <w:sz w:val="24"/>
                <w:szCs w:val="24"/>
              </w:rPr>
            </w:pPr>
          </w:p>
        </w:tc>
        <w:tc>
          <w:tcPr>
            <w:tcW w:w="3544" w:type="dxa"/>
            <w:gridSpan w:val="2"/>
            <w:vMerge w:val="continue"/>
            <w:vAlign w:val="center"/>
          </w:tcPr>
          <w:p w14:paraId="1BC1019F">
            <w:pPr>
              <w:spacing w:line="400" w:lineRule="exact"/>
              <w:jc w:val="center"/>
              <w:rPr>
                <w:rFonts w:ascii="Arial" w:hAnsi="Arial" w:cs="Arial"/>
                <w:color w:val="000000"/>
                <w:kern w:val="0"/>
                <w:szCs w:val="21"/>
              </w:rPr>
            </w:pPr>
          </w:p>
        </w:tc>
        <w:tc>
          <w:tcPr>
            <w:tcW w:w="4992" w:type="dxa"/>
            <w:vAlign w:val="center"/>
          </w:tcPr>
          <w:p w14:paraId="5667EA61">
            <w:pPr>
              <w:spacing w:line="400" w:lineRule="exact"/>
              <w:jc w:val="center"/>
              <w:rPr>
                <w:rFonts w:ascii="Arial" w:hAnsi="Arial" w:cs="Arial"/>
                <w:sz w:val="24"/>
                <w:szCs w:val="24"/>
              </w:rPr>
            </w:pPr>
          </w:p>
        </w:tc>
      </w:tr>
      <w:tr w14:paraId="6B63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4D9DBC12">
            <w:pPr>
              <w:spacing w:line="400" w:lineRule="exact"/>
              <w:jc w:val="center"/>
              <w:rPr>
                <w:rFonts w:ascii="Arial" w:hAnsi="Arial" w:cs="Arial"/>
                <w:sz w:val="24"/>
                <w:szCs w:val="24"/>
              </w:rPr>
            </w:pPr>
          </w:p>
        </w:tc>
        <w:tc>
          <w:tcPr>
            <w:tcW w:w="1560" w:type="dxa"/>
            <w:vMerge w:val="restart"/>
            <w:vAlign w:val="center"/>
          </w:tcPr>
          <w:p w14:paraId="3744D18F">
            <w:pPr>
              <w:spacing w:line="400" w:lineRule="exact"/>
              <w:jc w:val="center"/>
              <w:rPr>
                <w:rFonts w:ascii="Arial" w:hAnsi="Arial" w:cs="Arial"/>
                <w:sz w:val="24"/>
                <w:szCs w:val="24"/>
              </w:rPr>
            </w:pPr>
          </w:p>
        </w:tc>
        <w:tc>
          <w:tcPr>
            <w:tcW w:w="1984" w:type="dxa"/>
            <w:vAlign w:val="center"/>
          </w:tcPr>
          <w:p w14:paraId="597397FD">
            <w:pPr>
              <w:spacing w:line="400" w:lineRule="exact"/>
              <w:jc w:val="center"/>
              <w:rPr>
                <w:rFonts w:ascii="Arial" w:hAnsi="Arial" w:cs="Arial"/>
                <w:sz w:val="24"/>
                <w:szCs w:val="24"/>
              </w:rPr>
            </w:pPr>
          </w:p>
        </w:tc>
        <w:tc>
          <w:tcPr>
            <w:tcW w:w="4992" w:type="dxa"/>
            <w:vMerge w:val="restart"/>
            <w:vAlign w:val="center"/>
          </w:tcPr>
          <w:p w14:paraId="66283EAD">
            <w:pPr>
              <w:spacing w:line="400" w:lineRule="exact"/>
              <w:jc w:val="center"/>
              <w:rPr>
                <w:rFonts w:ascii="Arial" w:hAnsi="Arial" w:cs="Arial"/>
                <w:sz w:val="24"/>
                <w:szCs w:val="24"/>
              </w:rPr>
            </w:pPr>
          </w:p>
        </w:tc>
      </w:tr>
      <w:tr w14:paraId="04E2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6C0B6E4F">
            <w:pPr>
              <w:spacing w:line="400" w:lineRule="exact"/>
              <w:jc w:val="center"/>
              <w:rPr>
                <w:rFonts w:ascii="Arial" w:hAnsi="Arial" w:cs="Arial"/>
                <w:sz w:val="24"/>
                <w:szCs w:val="24"/>
              </w:rPr>
            </w:pPr>
          </w:p>
        </w:tc>
        <w:tc>
          <w:tcPr>
            <w:tcW w:w="1560" w:type="dxa"/>
            <w:vMerge w:val="continue"/>
            <w:vAlign w:val="center"/>
          </w:tcPr>
          <w:p w14:paraId="0D93BA53">
            <w:pPr>
              <w:spacing w:line="400" w:lineRule="exact"/>
              <w:jc w:val="center"/>
              <w:rPr>
                <w:rFonts w:ascii="Arial" w:hAnsi="Arial" w:cs="Arial"/>
                <w:sz w:val="24"/>
                <w:szCs w:val="24"/>
              </w:rPr>
            </w:pPr>
          </w:p>
        </w:tc>
        <w:tc>
          <w:tcPr>
            <w:tcW w:w="1984" w:type="dxa"/>
            <w:vAlign w:val="center"/>
          </w:tcPr>
          <w:p w14:paraId="585AE7AB">
            <w:pPr>
              <w:spacing w:line="400" w:lineRule="exact"/>
              <w:jc w:val="center"/>
              <w:rPr>
                <w:rFonts w:ascii="Arial" w:hAnsi="Arial" w:cs="Arial"/>
                <w:sz w:val="24"/>
                <w:szCs w:val="24"/>
              </w:rPr>
            </w:pPr>
          </w:p>
        </w:tc>
        <w:tc>
          <w:tcPr>
            <w:tcW w:w="4992" w:type="dxa"/>
            <w:vMerge w:val="continue"/>
            <w:vAlign w:val="center"/>
          </w:tcPr>
          <w:p w14:paraId="775FABBC">
            <w:pPr>
              <w:spacing w:line="400" w:lineRule="exact"/>
              <w:jc w:val="center"/>
              <w:rPr>
                <w:rFonts w:ascii="Arial" w:hAnsi="Arial" w:cs="Arial"/>
                <w:sz w:val="24"/>
                <w:szCs w:val="24"/>
              </w:rPr>
            </w:pPr>
          </w:p>
        </w:tc>
      </w:tr>
      <w:tr w14:paraId="1254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134" w:type="dxa"/>
            <w:vMerge w:val="restart"/>
          </w:tcPr>
          <w:p w14:paraId="7D50F4B8">
            <w:pPr>
              <w:spacing w:line="400" w:lineRule="exact"/>
              <w:jc w:val="center"/>
              <w:rPr>
                <w:rFonts w:ascii="Arial" w:hAnsi="Arial" w:cs="Arial"/>
                <w:sz w:val="24"/>
                <w:szCs w:val="24"/>
              </w:rPr>
            </w:pPr>
            <w:r>
              <w:rPr>
                <w:rFonts w:hint="eastAsia" w:ascii="Arial" w:hAnsi="Arial" w:cs="Arial"/>
                <w:sz w:val="24"/>
                <w:szCs w:val="24"/>
              </w:rPr>
              <w:t>B级</w:t>
            </w:r>
          </w:p>
        </w:tc>
        <w:tc>
          <w:tcPr>
            <w:tcW w:w="3544" w:type="dxa"/>
            <w:gridSpan w:val="2"/>
            <w:vAlign w:val="center"/>
          </w:tcPr>
          <w:p w14:paraId="25C92537">
            <w:pPr>
              <w:spacing w:line="400" w:lineRule="exact"/>
              <w:jc w:val="center"/>
              <w:rPr>
                <w:rFonts w:ascii="Arial" w:hAnsi="Arial" w:cs="Arial"/>
                <w:sz w:val="24"/>
                <w:szCs w:val="24"/>
              </w:rPr>
            </w:pPr>
          </w:p>
        </w:tc>
        <w:tc>
          <w:tcPr>
            <w:tcW w:w="4992" w:type="dxa"/>
            <w:vAlign w:val="center"/>
          </w:tcPr>
          <w:p w14:paraId="30A577E3">
            <w:pPr>
              <w:spacing w:line="400" w:lineRule="exact"/>
              <w:jc w:val="center"/>
              <w:rPr>
                <w:rFonts w:ascii="Arial" w:hAnsi="Arial" w:cs="Arial"/>
                <w:sz w:val="24"/>
                <w:szCs w:val="24"/>
              </w:rPr>
            </w:pPr>
          </w:p>
        </w:tc>
      </w:tr>
      <w:tr w14:paraId="33E6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500429E0">
            <w:pPr>
              <w:spacing w:line="400" w:lineRule="exact"/>
              <w:jc w:val="center"/>
              <w:rPr>
                <w:rFonts w:ascii="Arial" w:hAnsi="Arial" w:cs="Arial"/>
                <w:sz w:val="24"/>
                <w:szCs w:val="24"/>
              </w:rPr>
            </w:pPr>
          </w:p>
        </w:tc>
        <w:tc>
          <w:tcPr>
            <w:tcW w:w="3544" w:type="dxa"/>
            <w:gridSpan w:val="2"/>
            <w:vAlign w:val="center"/>
          </w:tcPr>
          <w:p w14:paraId="4AC75EC0">
            <w:pPr>
              <w:spacing w:line="400" w:lineRule="exact"/>
              <w:jc w:val="center"/>
              <w:rPr>
                <w:rFonts w:ascii="Arial" w:hAnsi="Arial" w:cs="Arial"/>
                <w:sz w:val="24"/>
                <w:szCs w:val="24"/>
              </w:rPr>
            </w:pPr>
            <w:r>
              <w:rPr>
                <w:rFonts w:ascii="Arial" w:hAnsi="Arial" w:cs="Arial"/>
                <w:color w:val="000000"/>
                <w:kern w:val="0"/>
                <w:szCs w:val="21"/>
              </w:rPr>
              <w:t>氢氧化钠</w:t>
            </w:r>
          </w:p>
        </w:tc>
        <w:tc>
          <w:tcPr>
            <w:tcW w:w="4992" w:type="dxa"/>
            <w:vAlign w:val="center"/>
          </w:tcPr>
          <w:p w14:paraId="5D8AC690">
            <w:pPr>
              <w:spacing w:line="400" w:lineRule="exact"/>
              <w:jc w:val="center"/>
              <w:rPr>
                <w:rFonts w:ascii="Arial" w:hAnsi="Arial" w:cs="Arial"/>
                <w:sz w:val="24"/>
                <w:szCs w:val="24"/>
              </w:rPr>
            </w:pPr>
            <w:r>
              <w:rPr>
                <w:rFonts w:ascii="Arial" w:hAnsi="Arial" w:cs="Arial"/>
                <w:color w:val="000000"/>
                <w:kern w:val="0"/>
                <w:szCs w:val="21"/>
              </w:rPr>
              <w:t>湖南尔康制药股份有限公司</w:t>
            </w:r>
          </w:p>
        </w:tc>
      </w:tr>
      <w:tr w14:paraId="2397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1134" w:type="dxa"/>
            <w:vMerge w:val="continue"/>
          </w:tcPr>
          <w:p w14:paraId="2E962230">
            <w:pPr>
              <w:spacing w:line="400" w:lineRule="exact"/>
              <w:jc w:val="center"/>
              <w:rPr>
                <w:rFonts w:ascii="Arial" w:hAnsi="Arial" w:cs="Arial"/>
                <w:sz w:val="24"/>
                <w:szCs w:val="24"/>
              </w:rPr>
            </w:pPr>
          </w:p>
        </w:tc>
        <w:tc>
          <w:tcPr>
            <w:tcW w:w="3544" w:type="dxa"/>
            <w:gridSpan w:val="2"/>
            <w:vAlign w:val="center"/>
          </w:tcPr>
          <w:p w14:paraId="237E3F32">
            <w:pPr>
              <w:widowControl/>
              <w:spacing w:line="300" w:lineRule="exact"/>
              <w:jc w:val="center"/>
              <w:rPr>
                <w:rFonts w:ascii="Arial" w:hAnsi="Arial" w:cs="Arial"/>
                <w:color w:val="000000"/>
                <w:kern w:val="0"/>
                <w:szCs w:val="21"/>
              </w:rPr>
            </w:pPr>
            <w:r>
              <w:rPr>
                <w:rFonts w:ascii="Arial" w:hAnsi="Arial" w:cs="Arial"/>
                <w:color w:val="000000"/>
                <w:kern w:val="0"/>
                <w:szCs w:val="21"/>
              </w:rPr>
              <w:t>预填充注射笔套件</w:t>
            </w:r>
          </w:p>
          <w:p w14:paraId="50AA4FC5">
            <w:pPr>
              <w:spacing w:line="400" w:lineRule="exact"/>
              <w:jc w:val="center"/>
              <w:rPr>
                <w:rFonts w:ascii="Arial" w:hAnsi="Arial" w:cs="Arial"/>
                <w:sz w:val="24"/>
                <w:szCs w:val="24"/>
              </w:rPr>
            </w:pPr>
            <w:r>
              <w:rPr>
                <w:rFonts w:ascii="Arial" w:hAnsi="Arial" w:cs="Arial"/>
                <w:color w:val="000000"/>
                <w:kern w:val="0"/>
                <w:szCs w:val="21"/>
              </w:rPr>
              <w:t>（</w:t>
            </w:r>
            <w:r>
              <w:rPr>
                <w:rFonts w:hint="eastAsia" w:ascii="Arial" w:hAnsi="Arial" w:cs="Arial"/>
                <w:color w:val="000000"/>
                <w:kern w:val="0"/>
                <w:szCs w:val="21"/>
                <w:lang w:eastAsia="zh-CN"/>
              </w:rPr>
              <w:t>产品名（ll）</w:t>
            </w:r>
            <w:r>
              <w:rPr>
                <w:rFonts w:ascii="Arial" w:hAnsi="Arial" w:cs="Arial"/>
                <w:color w:val="000000"/>
                <w:kern w:val="0"/>
                <w:szCs w:val="21"/>
              </w:rPr>
              <w:t>注射液用）</w:t>
            </w:r>
          </w:p>
        </w:tc>
        <w:tc>
          <w:tcPr>
            <w:tcW w:w="4992" w:type="dxa"/>
            <w:vAlign w:val="center"/>
          </w:tcPr>
          <w:p w14:paraId="30C32B95">
            <w:pPr>
              <w:spacing w:line="400" w:lineRule="exact"/>
              <w:jc w:val="center"/>
              <w:rPr>
                <w:rFonts w:ascii="Arial" w:hAnsi="Arial" w:cs="Arial"/>
                <w:sz w:val="24"/>
                <w:szCs w:val="24"/>
              </w:rPr>
            </w:pPr>
          </w:p>
        </w:tc>
      </w:tr>
      <w:tr w14:paraId="6D31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restart"/>
          </w:tcPr>
          <w:p w14:paraId="103F1BC4">
            <w:pPr>
              <w:spacing w:line="400" w:lineRule="exact"/>
              <w:jc w:val="center"/>
              <w:rPr>
                <w:rFonts w:ascii="Arial" w:hAnsi="Arial" w:cs="Arial"/>
                <w:sz w:val="24"/>
                <w:szCs w:val="24"/>
              </w:rPr>
            </w:pPr>
            <w:r>
              <w:rPr>
                <w:rFonts w:hint="eastAsia" w:ascii="Arial" w:hAnsi="Arial" w:cs="Arial"/>
                <w:sz w:val="24"/>
                <w:szCs w:val="24"/>
              </w:rPr>
              <w:t>C级</w:t>
            </w:r>
          </w:p>
        </w:tc>
        <w:tc>
          <w:tcPr>
            <w:tcW w:w="3544" w:type="dxa"/>
            <w:gridSpan w:val="2"/>
            <w:vAlign w:val="center"/>
          </w:tcPr>
          <w:p w14:paraId="6018D996">
            <w:pPr>
              <w:spacing w:line="400" w:lineRule="exact"/>
              <w:jc w:val="center"/>
              <w:rPr>
                <w:rFonts w:ascii="Arial" w:hAnsi="Arial" w:cs="Arial"/>
                <w:sz w:val="24"/>
                <w:szCs w:val="24"/>
              </w:rPr>
            </w:pPr>
            <w:r>
              <w:rPr>
                <w:rFonts w:ascii="Arial" w:hAnsi="Arial" w:cs="Arial"/>
                <w:color w:val="000000"/>
                <w:kern w:val="0"/>
                <w:szCs w:val="21"/>
              </w:rPr>
              <w:t>POE捆扎膜</w:t>
            </w:r>
          </w:p>
        </w:tc>
        <w:tc>
          <w:tcPr>
            <w:tcW w:w="4992" w:type="dxa"/>
            <w:vAlign w:val="center"/>
          </w:tcPr>
          <w:p w14:paraId="34602FDA">
            <w:pPr>
              <w:spacing w:line="400" w:lineRule="exact"/>
              <w:jc w:val="center"/>
              <w:rPr>
                <w:rFonts w:ascii="Arial" w:hAnsi="Arial" w:cs="Arial"/>
                <w:sz w:val="24"/>
                <w:szCs w:val="24"/>
              </w:rPr>
            </w:pPr>
          </w:p>
        </w:tc>
      </w:tr>
      <w:tr w14:paraId="1FB4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2856B3E7">
            <w:pPr>
              <w:spacing w:line="400" w:lineRule="exact"/>
              <w:jc w:val="center"/>
              <w:rPr>
                <w:rFonts w:ascii="Arial" w:hAnsi="Arial" w:cs="Arial"/>
                <w:sz w:val="24"/>
                <w:szCs w:val="24"/>
              </w:rPr>
            </w:pPr>
          </w:p>
        </w:tc>
        <w:tc>
          <w:tcPr>
            <w:tcW w:w="3544" w:type="dxa"/>
            <w:gridSpan w:val="2"/>
            <w:vAlign w:val="center"/>
          </w:tcPr>
          <w:p w14:paraId="21407146">
            <w:pPr>
              <w:spacing w:line="400" w:lineRule="exact"/>
              <w:jc w:val="center"/>
              <w:rPr>
                <w:rFonts w:ascii="Arial" w:hAnsi="Arial" w:cs="Arial"/>
                <w:sz w:val="24"/>
                <w:szCs w:val="24"/>
              </w:rPr>
            </w:pPr>
            <w:r>
              <w:rPr>
                <w:rFonts w:hint="eastAsia" w:ascii="Arial" w:hAnsi="Arial" w:cs="Arial"/>
                <w:color w:val="000000"/>
                <w:kern w:val="0"/>
                <w:szCs w:val="21"/>
                <w:lang w:eastAsia="zh-CN"/>
              </w:rPr>
              <w:t>产品名（ll）</w:t>
            </w:r>
            <w:r>
              <w:rPr>
                <w:rFonts w:ascii="Arial" w:hAnsi="Arial" w:cs="Arial"/>
                <w:color w:val="000000"/>
                <w:kern w:val="0"/>
                <w:szCs w:val="21"/>
              </w:rPr>
              <w:t>注射液标签</w:t>
            </w:r>
          </w:p>
        </w:tc>
        <w:tc>
          <w:tcPr>
            <w:tcW w:w="4992" w:type="dxa"/>
            <w:vAlign w:val="center"/>
          </w:tcPr>
          <w:p w14:paraId="4046416D">
            <w:pPr>
              <w:spacing w:line="400" w:lineRule="exact"/>
              <w:jc w:val="center"/>
              <w:rPr>
                <w:rFonts w:ascii="Arial" w:hAnsi="Arial" w:cs="Arial"/>
                <w:sz w:val="24"/>
                <w:szCs w:val="24"/>
              </w:rPr>
            </w:pPr>
          </w:p>
        </w:tc>
      </w:tr>
      <w:tr w14:paraId="0D3B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1134" w:type="dxa"/>
            <w:vMerge w:val="continue"/>
          </w:tcPr>
          <w:p w14:paraId="79246AA9">
            <w:pPr>
              <w:spacing w:line="400" w:lineRule="exact"/>
              <w:jc w:val="center"/>
              <w:rPr>
                <w:rFonts w:ascii="Arial" w:hAnsi="Arial" w:cs="Arial"/>
                <w:sz w:val="24"/>
                <w:szCs w:val="24"/>
              </w:rPr>
            </w:pPr>
          </w:p>
        </w:tc>
        <w:tc>
          <w:tcPr>
            <w:tcW w:w="3544" w:type="dxa"/>
            <w:gridSpan w:val="2"/>
            <w:vAlign w:val="center"/>
          </w:tcPr>
          <w:p w14:paraId="051CBB73">
            <w:pPr>
              <w:spacing w:line="400" w:lineRule="exact"/>
              <w:jc w:val="center"/>
              <w:rPr>
                <w:rFonts w:ascii="Arial" w:hAnsi="Arial" w:cs="Arial"/>
                <w:sz w:val="24"/>
                <w:szCs w:val="24"/>
              </w:rPr>
            </w:pPr>
            <w:r>
              <w:rPr>
                <w:rFonts w:hint="eastAsia" w:ascii="Arial" w:hAnsi="Arial" w:cs="Arial"/>
                <w:color w:val="000000"/>
                <w:kern w:val="0"/>
                <w:szCs w:val="21"/>
                <w:lang w:eastAsia="zh-CN"/>
              </w:rPr>
              <w:t>产品名（ll）</w:t>
            </w:r>
            <w:r>
              <w:rPr>
                <w:rFonts w:ascii="Arial" w:hAnsi="Arial" w:cs="Arial"/>
                <w:color w:val="000000"/>
                <w:kern w:val="0"/>
                <w:szCs w:val="21"/>
              </w:rPr>
              <w:t>注射液说明书</w:t>
            </w:r>
          </w:p>
        </w:tc>
        <w:tc>
          <w:tcPr>
            <w:tcW w:w="4992" w:type="dxa"/>
            <w:vAlign w:val="center"/>
          </w:tcPr>
          <w:p w14:paraId="3A4FED8A">
            <w:pPr>
              <w:spacing w:line="400" w:lineRule="exact"/>
              <w:jc w:val="center"/>
              <w:rPr>
                <w:rFonts w:ascii="Arial" w:hAnsi="Arial" w:cs="Arial"/>
                <w:sz w:val="24"/>
                <w:szCs w:val="24"/>
              </w:rPr>
            </w:pPr>
          </w:p>
        </w:tc>
      </w:tr>
      <w:tr w14:paraId="2211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1134" w:type="dxa"/>
            <w:vMerge w:val="continue"/>
          </w:tcPr>
          <w:p w14:paraId="3BC2443C">
            <w:pPr>
              <w:spacing w:line="400" w:lineRule="exact"/>
              <w:jc w:val="center"/>
              <w:rPr>
                <w:rFonts w:ascii="Arial" w:hAnsi="Arial" w:cs="Arial"/>
                <w:sz w:val="24"/>
                <w:szCs w:val="24"/>
              </w:rPr>
            </w:pPr>
          </w:p>
        </w:tc>
        <w:tc>
          <w:tcPr>
            <w:tcW w:w="3544" w:type="dxa"/>
            <w:gridSpan w:val="2"/>
            <w:vAlign w:val="center"/>
          </w:tcPr>
          <w:p w14:paraId="26C0880B">
            <w:pPr>
              <w:spacing w:line="400" w:lineRule="exact"/>
              <w:jc w:val="center"/>
              <w:rPr>
                <w:rFonts w:ascii="Arial" w:hAnsi="Arial" w:cs="Arial"/>
                <w:sz w:val="24"/>
                <w:szCs w:val="24"/>
              </w:rPr>
            </w:pPr>
            <w:r>
              <w:rPr>
                <w:rFonts w:hint="eastAsia" w:ascii="Arial" w:hAnsi="Arial" w:cs="Arial"/>
                <w:color w:val="000000"/>
                <w:kern w:val="0"/>
                <w:szCs w:val="21"/>
                <w:lang w:eastAsia="zh-CN"/>
              </w:rPr>
              <w:t>产品名（ll）</w:t>
            </w:r>
            <w:r>
              <w:rPr>
                <w:rFonts w:ascii="Arial" w:hAnsi="Arial" w:cs="Arial"/>
                <w:color w:val="000000"/>
                <w:kern w:val="0"/>
                <w:szCs w:val="21"/>
              </w:rPr>
              <w:t>注射液产品合格证</w:t>
            </w:r>
          </w:p>
        </w:tc>
        <w:tc>
          <w:tcPr>
            <w:tcW w:w="4992" w:type="dxa"/>
            <w:vAlign w:val="center"/>
          </w:tcPr>
          <w:p w14:paraId="432FC418">
            <w:pPr>
              <w:spacing w:line="400" w:lineRule="exact"/>
              <w:jc w:val="center"/>
              <w:rPr>
                <w:rFonts w:ascii="Arial" w:hAnsi="Arial" w:cs="Arial"/>
                <w:sz w:val="24"/>
                <w:szCs w:val="24"/>
              </w:rPr>
            </w:pPr>
          </w:p>
        </w:tc>
      </w:tr>
      <w:tr w14:paraId="7A34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0B6C8210">
            <w:pPr>
              <w:spacing w:line="400" w:lineRule="exact"/>
              <w:jc w:val="center"/>
              <w:rPr>
                <w:rFonts w:ascii="Arial" w:hAnsi="Arial" w:cs="Arial"/>
                <w:sz w:val="24"/>
                <w:szCs w:val="24"/>
              </w:rPr>
            </w:pPr>
          </w:p>
        </w:tc>
        <w:tc>
          <w:tcPr>
            <w:tcW w:w="3544" w:type="dxa"/>
            <w:gridSpan w:val="2"/>
            <w:vAlign w:val="center"/>
          </w:tcPr>
          <w:p w14:paraId="5CC66365">
            <w:pPr>
              <w:spacing w:line="400" w:lineRule="exact"/>
              <w:jc w:val="center"/>
              <w:rPr>
                <w:rFonts w:ascii="Arial" w:hAnsi="Arial" w:cs="Arial"/>
                <w:sz w:val="24"/>
                <w:szCs w:val="24"/>
              </w:rPr>
            </w:pPr>
            <w:r>
              <w:rPr>
                <w:rFonts w:hint="eastAsia" w:ascii="Arial" w:hAnsi="Arial" w:cs="Arial"/>
                <w:color w:val="000000"/>
                <w:kern w:val="0"/>
                <w:szCs w:val="21"/>
                <w:lang w:eastAsia="zh-CN"/>
              </w:rPr>
              <w:t>产品名（ll）</w:t>
            </w:r>
            <w:r>
              <w:rPr>
                <w:rFonts w:ascii="Arial" w:hAnsi="Arial" w:cs="Arial"/>
                <w:color w:val="000000"/>
                <w:kern w:val="0"/>
                <w:szCs w:val="21"/>
              </w:rPr>
              <w:t>注射液小盒</w:t>
            </w:r>
          </w:p>
        </w:tc>
        <w:tc>
          <w:tcPr>
            <w:tcW w:w="4992" w:type="dxa"/>
            <w:vAlign w:val="center"/>
          </w:tcPr>
          <w:p w14:paraId="41E013C0">
            <w:pPr>
              <w:spacing w:line="400" w:lineRule="exact"/>
              <w:jc w:val="center"/>
              <w:rPr>
                <w:rFonts w:ascii="Arial" w:hAnsi="Arial" w:cs="Arial"/>
                <w:sz w:val="24"/>
                <w:szCs w:val="24"/>
              </w:rPr>
            </w:pPr>
          </w:p>
        </w:tc>
      </w:tr>
      <w:tr w14:paraId="0463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134" w:type="dxa"/>
            <w:vMerge w:val="continue"/>
          </w:tcPr>
          <w:p w14:paraId="3915F472">
            <w:pPr>
              <w:spacing w:line="400" w:lineRule="exact"/>
              <w:jc w:val="center"/>
              <w:rPr>
                <w:rFonts w:ascii="Arial" w:hAnsi="Arial" w:cs="Arial"/>
                <w:sz w:val="24"/>
                <w:szCs w:val="24"/>
              </w:rPr>
            </w:pPr>
          </w:p>
        </w:tc>
        <w:tc>
          <w:tcPr>
            <w:tcW w:w="3544" w:type="dxa"/>
            <w:gridSpan w:val="2"/>
            <w:vMerge w:val="restart"/>
            <w:vAlign w:val="center"/>
          </w:tcPr>
          <w:p w14:paraId="1A4F998D">
            <w:pPr>
              <w:spacing w:line="400" w:lineRule="exact"/>
              <w:jc w:val="center"/>
              <w:rPr>
                <w:rFonts w:ascii="Arial" w:hAnsi="Arial" w:cs="Arial"/>
                <w:sz w:val="24"/>
                <w:szCs w:val="24"/>
              </w:rPr>
            </w:pPr>
            <w:r>
              <w:rPr>
                <w:rFonts w:hint="eastAsia" w:ascii="Arial" w:hAnsi="Arial" w:cs="Arial"/>
                <w:color w:val="000000"/>
                <w:kern w:val="0"/>
                <w:szCs w:val="21"/>
                <w:lang w:eastAsia="zh-CN"/>
              </w:rPr>
              <w:t>产品名（ll）</w:t>
            </w:r>
            <w:r>
              <w:rPr>
                <w:rFonts w:ascii="Arial" w:hAnsi="Arial" w:cs="Arial"/>
                <w:color w:val="000000"/>
                <w:kern w:val="0"/>
                <w:szCs w:val="21"/>
              </w:rPr>
              <w:t>注射液纸箱</w:t>
            </w:r>
          </w:p>
        </w:tc>
        <w:tc>
          <w:tcPr>
            <w:tcW w:w="4992" w:type="dxa"/>
            <w:vAlign w:val="center"/>
          </w:tcPr>
          <w:p w14:paraId="7AC26B6B">
            <w:pPr>
              <w:spacing w:line="400" w:lineRule="exact"/>
              <w:jc w:val="center"/>
              <w:rPr>
                <w:rFonts w:ascii="Arial" w:hAnsi="Arial" w:cs="Arial"/>
                <w:sz w:val="24"/>
                <w:szCs w:val="24"/>
              </w:rPr>
            </w:pPr>
          </w:p>
        </w:tc>
      </w:tr>
      <w:tr w14:paraId="6419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4" w:type="dxa"/>
            <w:vMerge w:val="continue"/>
          </w:tcPr>
          <w:p w14:paraId="6CF438A1">
            <w:pPr>
              <w:spacing w:line="400" w:lineRule="exact"/>
              <w:jc w:val="center"/>
              <w:rPr>
                <w:rFonts w:ascii="Arial" w:hAnsi="Arial" w:cs="Arial"/>
                <w:sz w:val="24"/>
                <w:szCs w:val="24"/>
              </w:rPr>
            </w:pPr>
          </w:p>
        </w:tc>
        <w:tc>
          <w:tcPr>
            <w:tcW w:w="3544" w:type="dxa"/>
            <w:gridSpan w:val="2"/>
            <w:vMerge w:val="continue"/>
            <w:vAlign w:val="center"/>
          </w:tcPr>
          <w:p w14:paraId="702D6236">
            <w:pPr>
              <w:spacing w:line="400" w:lineRule="exact"/>
              <w:jc w:val="center"/>
              <w:rPr>
                <w:rFonts w:ascii="Arial" w:hAnsi="Arial" w:cs="Arial"/>
                <w:sz w:val="24"/>
                <w:szCs w:val="24"/>
              </w:rPr>
            </w:pPr>
          </w:p>
        </w:tc>
        <w:tc>
          <w:tcPr>
            <w:tcW w:w="4992" w:type="dxa"/>
          </w:tcPr>
          <w:p w14:paraId="181D96D9">
            <w:pPr>
              <w:spacing w:line="400" w:lineRule="exact"/>
              <w:jc w:val="center"/>
              <w:rPr>
                <w:rFonts w:ascii="Arial" w:hAnsi="Arial" w:cs="Arial"/>
                <w:sz w:val="24"/>
                <w:szCs w:val="24"/>
              </w:rPr>
            </w:pPr>
          </w:p>
        </w:tc>
      </w:tr>
    </w:tbl>
    <w:p w14:paraId="649C634A">
      <w:pPr>
        <w:spacing w:line="400" w:lineRule="exact"/>
        <w:ind w:left="420" w:leftChars="200"/>
        <w:jc w:val="left"/>
        <w:rPr>
          <w:rFonts w:ascii="Arial" w:hAnsi="Arial" w:cs="Arial"/>
          <w:sz w:val="24"/>
          <w:szCs w:val="24"/>
        </w:rPr>
      </w:pPr>
      <w:r>
        <w:rPr>
          <w:rFonts w:ascii="Arial" w:hAnsi="Arial" w:cs="Arial"/>
          <w:sz w:val="24"/>
          <w:szCs w:val="24"/>
        </w:rPr>
        <w:t>评价：2025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注射液生产过程使用所有</w:t>
      </w:r>
      <w:r>
        <w:rPr>
          <w:rFonts w:ascii="Arial" w:hAnsi="Arial" w:cs="Arial"/>
          <w:sz w:val="24"/>
          <w:szCs w:val="24"/>
        </w:rPr>
        <w:t>物料</w:t>
      </w:r>
      <w:r>
        <w:rPr>
          <w:rFonts w:hint="eastAsia" w:ascii="Arial" w:hAnsi="Arial" w:cs="Arial"/>
          <w:sz w:val="24"/>
          <w:szCs w:val="24"/>
        </w:rPr>
        <w:t>供应商均符合以上合格供应商名录，生产过程使用物料无质量异常情况，A级</w:t>
      </w:r>
      <w:r>
        <w:rPr>
          <w:rFonts w:ascii="Arial" w:hAnsi="Arial" w:cs="Arial"/>
          <w:sz w:val="24"/>
          <w:szCs w:val="24"/>
        </w:rPr>
        <w:t>物料</w:t>
      </w:r>
      <w:r>
        <w:rPr>
          <w:rFonts w:hint="eastAsia" w:ascii="Arial" w:hAnsi="Arial" w:cs="Arial"/>
          <w:sz w:val="24"/>
          <w:szCs w:val="24"/>
        </w:rPr>
        <w:t>中</w:t>
      </w:r>
      <w:r>
        <w:rPr>
          <w:rFonts w:hint="eastAsia" w:ascii="Arial" w:hAnsi="Arial" w:cs="Arial"/>
          <w:sz w:val="24"/>
          <w:szCs w:val="24"/>
          <w:lang w:eastAsia="zh-CN"/>
        </w:rPr>
        <w:t>产品名（ll）</w:t>
      </w:r>
      <w:r>
        <w:rPr>
          <w:rFonts w:hint="eastAsia" w:ascii="Arial" w:hAnsi="Arial" w:cs="Arial"/>
          <w:sz w:val="24"/>
          <w:szCs w:val="24"/>
        </w:rPr>
        <w:t>相关</w:t>
      </w:r>
      <w:r>
        <w:rPr>
          <w:rFonts w:ascii="Arial" w:hAnsi="Arial" w:cs="Arial"/>
          <w:sz w:val="24"/>
          <w:szCs w:val="24"/>
        </w:rPr>
        <w:t>情况</w:t>
      </w:r>
      <w:r>
        <w:rPr>
          <w:rFonts w:hint="eastAsia" w:ascii="Arial" w:hAnsi="Arial" w:cs="Arial"/>
          <w:sz w:val="24"/>
          <w:szCs w:val="24"/>
        </w:rPr>
        <w:t>见《</w:t>
      </w:r>
      <w:r>
        <w:rPr>
          <w:rFonts w:hint="eastAsia" w:ascii="Arial" w:hAnsi="Arial" w:cs="Arial"/>
          <w:sz w:val="24"/>
          <w:szCs w:val="24"/>
          <w:lang w:eastAsia="zh-CN"/>
        </w:rPr>
        <w:t>产品名（ll）</w:t>
      </w:r>
      <w:r>
        <w:rPr>
          <w:rFonts w:hint="eastAsia" w:ascii="Arial" w:hAnsi="Arial" w:cs="Arial"/>
          <w:sz w:val="24"/>
          <w:szCs w:val="24"/>
        </w:rPr>
        <w:t>（2025年）</w:t>
      </w:r>
      <w:r>
        <w:rPr>
          <w:rFonts w:ascii="Arial" w:hAnsi="Arial" w:cs="Arial"/>
          <w:sz w:val="24"/>
          <w:szCs w:val="24"/>
        </w:rPr>
        <w:t>质量回顾报告》（</w:t>
      </w:r>
      <w:r>
        <w:rPr>
          <w:rFonts w:hint="eastAsia" w:ascii="Arial" w:hAnsi="Arial" w:cs="Arial"/>
          <w:sz w:val="24"/>
          <w:szCs w:val="24"/>
        </w:rPr>
        <w:t>G</w:t>
      </w:r>
      <w:r>
        <w:rPr>
          <w:rFonts w:ascii="Arial" w:hAnsi="Arial" w:cs="Arial"/>
          <w:sz w:val="24"/>
          <w:szCs w:val="24"/>
        </w:rPr>
        <w:t>R-Q040073.01</w:t>
      </w:r>
      <w:r>
        <w:rPr>
          <w:rFonts w:hint="eastAsia" w:ascii="Arial" w:hAnsi="Arial" w:cs="Arial"/>
          <w:sz w:val="24"/>
          <w:szCs w:val="24"/>
        </w:rPr>
        <w:t>）</w:t>
      </w:r>
      <w:r>
        <w:rPr>
          <w:rFonts w:ascii="Arial" w:hAnsi="Arial" w:cs="Arial"/>
          <w:sz w:val="24"/>
          <w:szCs w:val="24"/>
        </w:rPr>
        <w:t>，</w:t>
      </w:r>
      <w:r>
        <w:rPr>
          <w:rFonts w:hint="eastAsia" w:ascii="Arial" w:hAnsi="Arial" w:cs="Arial"/>
          <w:sz w:val="24"/>
          <w:szCs w:val="24"/>
        </w:rPr>
        <w:t>对其他A级关键物料的供应商进行年度质量回顾评价，见</w:t>
      </w:r>
      <w:r>
        <w:rPr>
          <w:rFonts w:ascii="Arial" w:hAnsi="Arial" w:cs="Arial"/>
          <w:sz w:val="24"/>
          <w:szCs w:val="24"/>
        </w:rPr>
        <w:t>《</w:t>
      </w:r>
      <w:r>
        <w:rPr>
          <w:rFonts w:hint="eastAsia" w:ascii="Arial" w:hAnsi="Arial" w:cs="Arial"/>
          <w:sz w:val="24"/>
          <w:szCs w:val="24"/>
        </w:rPr>
        <w:t>2025年丙二醇（供注射用）质量回顾分析报告</w:t>
      </w:r>
      <w:r>
        <w:rPr>
          <w:rFonts w:ascii="Arial" w:hAnsi="Arial" w:cs="Arial"/>
          <w:sz w:val="24"/>
          <w:szCs w:val="24"/>
        </w:rPr>
        <w:t>》（</w:t>
      </w:r>
      <w:r>
        <w:rPr>
          <w:rFonts w:hint="eastAsia" w:ascii="Arial" w:hAnsi="Arial" w:cs="Arial"/>
          <w:sz w:val="24"/>
          <w:szCs w:val="24"/>
        </w:rPr>
        <w:t>GR-Q0400</w:t>
      </w:r>
      <w:r>
        <w:rPr>
          <w:rFonts w:ascii="Arial" w:hAnsi="Arial" w:cs="Arial"/>
          <w:sz w:val="24"/>
          <w:szCs w:val="24"/>
        </w:rPr>
        <w:t>66</w:t>
      </w:r>
      <w:r>
        <w:rPr>
          <w:rFonts w:hint="eastAsia" w:ascii="Arial" w:hAnsi="Arial" w:cs="Arial"/>
          <w:sz w:val="24"/>
          <w:szCs w:val="24"/>
        </w:rPr>
        <w:t>.01）、</w:t>
      </w:r>
      <w:r>
        <w:rPr>
          <w:rFonts w:ascii="Arial" w:hAnsi="Arial" w:cs="Arial"/>
          <w:sz w:val="24"/>
          <w:szCs w:val="24"/>
        </w:rPr>
        <w:t>《</w:t>
      </w:r>
      <w:r>
        <w:rPr>
          <w:rFonts w:hint="eastAsia" w:ascii="Arial" w:hAnsi="Arial" w:cs="Arial"/>
          <w:sz w:val="24"/>
          <w:szCs w:val="24"/>
        </w:rPr>
        <w:t>2025年磷酸二氢钠（供注射用）质量回顾分析报告</w:t>
      </w:r>
      <w:r>
        <w:rPr>
          <w:rFonts w:ascii="Arial" w:hAnsi="Arial" w:cs="Arial"/>
          <w:sz w:val="24"/>
          <w:szCs w:val="24"/>
        </w:rPr>
        <w:t>》（</w:t>
      </w:r>
      <w:r>
        <w:rPr>
          <w:rFonts w:hint="eastAsia" w:ascii="Arial" w:hAnsi="Arial" w:cs="Arial"/>
          <w:sz w:val="24"/>
          <w:szCs w:val="24"/>
        </w:rPr>
        <w:t>GR-Q0400</w:t>
      </w:r>
      <w:r>
        <w:rPr>
          <w:rFonts w:ascii="Arial" w:hAnsi="Arial" w:cs="Arial"/>
          <w:sz w:val="24"/>
          <w:szCs w:val="24"/>
        </w:rPr>
        <w:t>67</w:t>
      </w:r>
      <w:r>
        <w:rPr>
          <w:rFonts w:hint="eastAsia" w:ascii="Arial" w:hAnsi="Arial" w:cs="Arial"/>
          <w:sz w:val="24"/>
          <w:szCs w:val="24"/>
        </w:rPr>
        <w:t>.01）、</w:t>
      </w:r>
      <w:r>
        <w:rPr>
          <w:rFonts w:ascii="Arial" w:hAnsi="Arial" w:cs="Arial"/>
          <w:sz w:val="24"/>
          <w:szCs w:val="24"/>
        </w:rPr>
        <w:t>《</w:t>
      </w:r>
      <w:r>
        <w:rPr>
          <w:rFonts w:hint="eastAsia" w:ascii="Arial" w:hAnsi="Arial" w:cs="Arial"/>
          <w:sz w:val="24"/>
          <w:szCs w:val="24"/>
        </w:rPr>
        <w:t>2025年苯酚（药用级）质量回顾分析报告</w:t>
      </w:r>
      <w:r>
        <w:rPr>
          <w:rFonts w:ascii="Arial" w:hAnsi="Arial" w:cs="Arial"/>
          <w:sz w:val="24"/>
          <w:szCs w:val="24"/>
        </w:rPr>
        <w:t>》（</w:t>
      </w:r>
      <w:r>
        <w:rPr>
          <w:rFonts w:hint="eastAsia" w:ascii="Arial" w:hAnsi="Arial" w:cs="Arial"/>
          <w:sz w:val="24"/>
          <w:szCs w:val="24"/>
        </w:rPr>
        <w:t>GR-Q0400</w:t>
      </w:r>
      <w:r>
        <w:rPr>
          <w:rFonts w:ascii="Arial" w:hAnsi="Arial" w:cs="Arial"/>
          <w:sz w:val="24"/>
          <w:szCs w:val="24"/>
        </w:rPr>
        <w:t>68</w:t>
      </w:r>
      <w:r>
        <w:rPr>
          <w:rFonts w:hint="eastAsia" w:ascii="Arial" w:hAnsi="Arial" w:cs="Arial"/>
          <w:sz w:val="24"/>
          <w:szCs w:val="24"/>
        </w:rPr>
        <w:t>.01）、</w:t>
      </w:r>
      <w:r>
        <w:rPr>
          <w:rFonts w:ascii="Arial" w:hAnsi="Arial" w:cs="Arial"/>
          <w:sz w:val="24"/>
          <w:szCs w:val="24"/>
        </w:rPr>
        <w:t>《</w:t>
      </w:r>
      <w:r>
        <w:rPr>
          <w:rFonts w:hint="eastAsia" w:ascii="Arial" w:hAnsi="Arial" w:cs="Arial"/>
          <w:sz w:val="24"/>
          <w:szCs w:val="24"/>
        </w:rPr>
        <w:t>2025年预灌封卡式瓶组合件质量回顾分析报告</w:t>
      </w:r>
      <w:r>
        <w:rPr>
          <w:rFonts w:ascii="Arial" w:hAnsi="Arial" w:cs="Arial"/>
          <w:sz w:val="24"/>
          <w:szCs w:val="24"/>
        </w:rPr>
        <w:t>》（</w:t>
      </w:r>
      <w:r>
        <w:rPr>
          <w:rFonts w:hint="eastAsia" w:ascii="Arial" w:hAnsi="Arial" w:cs="Arial"/>
          <w:sz w:val="24"/>
          <w:szCs w:val="24"/>
        </w:rPr>
        <w:t>GR-Q0400</w:t>
      </w:r>
      <w:r>
        <w:rPr>
          <w:rFonts w:ascii="Arial" w:hAnsi="Arial" w:cs="Arial"/>
          <w:sz w:val="24"/>
          <w:szCs w:val="24"/>
        </w:rPr>
        <w:t>69</w:t>
      </w:r>
      <w:r>
        <w:rPr>
          <w:rFonts w:hint="eastAsia" w:ascii="Arial" w:hAnsi="Arial" w:cs="Arial"/>
          <w:sz w:val="24"/>
          <w:szCs w:val="24"/>
        </w:rPr>
        <w:t>.01）。</w:t>
      </w:r>
    </w:p>
    <w:p w14:paraId="13DA8E16">
      <w:pPr>
        <w:pStyle w:val="2"/>
        <w:spacing w:before="0" w:beforeLines="0" w:after="0" w:afterLines="0" w:line="240" w:lineRule="auto"/>
        <w:rPr>
          <w:rFonts w:ascii="Arial" w:hAnsi="Arial" w:cs="Arial"/>
          <w:b w:val="0"/>
        </w:rPr>
      </w:pPr>
      <w:bookmarkStart w:id="11" w:name="_Toc219973068"/>
      <w:r>
        <w:rPr>
          <w:rFonts w:ascii="Arial" w:hAnsi="Arial" w:cs="Arial"/>
          <w:b w:val="0"/>
        </w:rPr>
        <w:t>8</w:t>
      </w:r>
      <w:commentRangeStart w:id="5"/>
      <w:r>
        <w:rPr>
          <w:rFonts w:ascii="Arial" w:hAnsi="Arial" w:cs="Arial"/>
          <w:b w:val="0"/>
        </w:rPr>
        <w:t xml:space="preserve"> 返工情况</w:t>
      </w:r>
      <w:commentRangeEnd w:id="5"/>
      <w:r>
        <w:rPr>
          <w:rFonts w:ascii="Arial" w:hAnsi="Arial" w:cs="Arial"/>
          <w:b w:val="0"/>
        </w:rPr>
        <w:commentReference w:id="5"/>
      </w:r>
      <w:bookmarkEnd w:id="11"/>
    </w:p>
    <w:tbl>
      <w:tblPr>
        <w:tblStyle w:val="12"/>
        <w:tblW w:w="97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819"/>
        <w:gridCol w:w="1622"/>
        <w:gridCol w:w="1147"/>
        <w:gridCol w:w="1500"/>
        <w:gridCol w:w="2350"/>
      </w:tblGrid>
      <w:tr w14:paraId="76F3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276" w:type="dxa"/>
            <w:vAlign w:val="center"/>
          </w:tcPr>
          <w:p w14:paraId="42898E80">
            <w:pPr>
              <w:spacing w:line="400" w:lineRule="exact"/>
              <w:jc w:val="center"/>
              <w:rPr>
                <w:rFonts w:ascii="Arial" w:hAnsi="Arial" w:cs="Arial"/>
                <w:color w:val="000000"/>
                <w:sz w:val="22"/>
                <w:szCs w:val="22"/>
              </w:rPr>
            </w:pPr>
            <w:r>
              <w:rPr>
                <w:rFonts w:ascii="Arial" w:hAnsi="Arial" w:cs="Arial"/>
                <w:color w:val="000000"/>
                <w:sz w:val="22"/>
                <w:szCs w:val="22"/>
              </w:rPr>
              <w:t>时间</w:t>
            </w:r>
          </w:p>
        </w:tc>
        <w:tc>
          <w:tcPr>
            <w:tcW w:w="1819" w:type="dxa"/>
            <w:vAlign w:val="center"/>
          </w:tcPr>
          <w:p w14:paraId="322C9A4B">
            <w:pPr>
              <w:spacing w:line="400" w:lineRule="exact"/>
              <w:jc w:val="center"/>
              <w:rPr>
                <w:rFonts w:ascii="Arial" w:hAnsi="Arial" w:cs="Arial"/>
                <w:color w:val="000000"/>
                <w:sz w:val="22"/>
                <w:szCs w:val="22"/>
              </w:rPr>
            </w:pPr>
            <w:r>
              <w:rPr>
                <w:rFonts w:ascii="Arial" w:hAnsi="Arial" w:cs="Arial"/>
                <w:color w:val="000000"/>
                <w:sz w:val="22"/>
                <w:szCs w:val="22"/>
              </w:rPr>
              <w:t>品名</w:t>
            </w:r>
          </w:p>
        </w:tc>
        <w:tc>
          <w:tcPr>
            <w:tcW w:w="1622" w:type="dxa"/>
            <w:vAlign w:val="center"/>
          </w:tcPr>
          <w:p w14:paraId="74280842">
            <w:pPr>
              <w:spacing w:line="400" w:lineRule="exact"/>
              <w:jc w:val="center"/>
              <w:rPr>
                <w:rFonts w:ascii="Arial" w:hAnsi="Arial" w:cs="Arial"/>
                <w:color w:val="000000"/>
                <w:sz w:val="22"/>
                <w:szCs w:val="22"/>
              </w:rPr>
            </w:pPr>
            <w:r>
              <w:rPr>
                <w:rFonts w:ascii="Arial" w:hAnsi="Arial" w:cs="Arial"/>
                <w:color w:val="000000"/>
                <w:sz w:val="22"/>
                <w:szCs w:val="22"/>
              </w:rPr>
              <w:t>批号</w:t>
            </w:r>
          </w:p>
        </w:tc>
        <w:tc>
          <w:tcPr>
            <w:tcW w:w="1147" w:type="dxa"/>
            <w:vAlign w:val="center"/>
          </w:tcPr>
          <w:p w14:paraId="3ED1C416">
            <w:pPr>
              <w:spacing w:line="400" w:lineRule="exact"/>
              <w:jc w:val="center"/>
              <w:rPr>
                <w:rFonts w:ascii="Arial" w:hAnsi="Arial" w:cs="Arial"/>
                <w:color w:val="000000"/>
                <w:sz w:val="22"/>
                <w:szCs w:val="22"/>
              </w:rPr>
            </w:pPr>
            <w:r>
              <w:rPr>
                <w:rFonts w:ascii="Arial" w:hAnsi="Arial" w:cs="Arial"/>
                <w:color w:val="000000"/>
                <w:sz w:val="22"/>
                <w:szCs w:val="22"/>
              </w:rPr>
              <w:t>返工原因</w:t>
            </w:r>
          </w:p>
        </w:tc>
        <w:tc>
          <w:tcPr>
            <w:tcW w:w="1500" w:type="dxa"/>
            <w:vAlign w:val="center"/>
          </w:tcPr>
          <w:p w14:paraId="42EC06AC">
            <w:pPr>
              <w:spacing w:line="400" w:lineRule="exact"/>
              <w:jc w:val="center"/>
              <w:rPr>
                <w:rFonts w:ascii="Arial" w:hAnsi="Arial" w:cs="Arial"/>
                <w:color w:val="000000"/>
                <w:sz w:val="22"/>
                <w:szCs w:val="22"/>
              </w:rPr>
            </w:pPr>
            <w:r>
              <w:rPr>
                <w:rFonts w:ascii="Arial" w:hAnsi="Arial" w:cs="Arial"/>
                <w:color w:val="000000"/>
                <w:sz w:val="22"/>
                <w:szCs w:val="22"/>
              </w:rPr>
              <w:t>投诉编号</w:t>
            </w:r>
          </w:p>
        </w:tc>
        <w:tc>
          <w:tcPr>
            <w:tcW w:w="2350" w:type="dxa"/>
            <w:vAlign w:val="center"/>
          </w:tcPr>
          <w:p w14:paraId="73C8BC7D">
            <w:pPr>
              <w:spacing w:line="400" w:lineRule="exact"/>
              <w:jc w:val="center"/>
              <w:rPr>
                <w:rFonts w:ascii="Arial" w:hAnsi="Arial" w:cs="Arial"/>
                <w:color w:val="000000"/>
                <w:sz w:val="22"/>
                <w:szCs w:val="22"/>
              </w:rPr>
            </w:pPr>
            <w:r>
              <w:rPr>
                <w:rFonts w:ascii="Arial" w:hAnsi="Arial" w:cs="Arial"/>
                <w:color w:val="000000"/>
                <w:sz w:val="22"/>
                <w:szCs w:val="22"/>
              </w:rPr>
              <w:t>处理措施</w:t>
            </w:r>
          </w:p>
        </w:tc>
      </w:tr>
      <w:tr w14:paraId="2D3A0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76" w:type="dxa"/>
            <w:vAlign w:val="center"/>
          </w:tcPr>
          <w:p w14:paraId="08486111">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819" w:type="dxa"/>
          </w:tcPr>
          <w:p w14:paraId="5BC08B09">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622" w:type="dxa"/>
          </w:tcPr>
          <w:p w14:paraId="04A2CB83">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147" w:type="dxa"/>
          </w:tcPr>
          <w:p w14:paraId="74662200">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500" w:type="dxa"/>
          </w:tcPr>
          <w:p w14:paraId="03A2CAE4">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2350" w:type="dxa"/>
          </w:tcPr>
          <w:p w14:paraId="174E2DA6">
            <w:pPr>
              <w:spacing w:line="400" w:lineRule="exact"/>
              <w:jc w:val="center"/>
              <w:rPr>
                <w:rFonts w:ascii="Arial" w:hAnsi="Arial" w:cs="Arial"/>
                <w:color w:val="000000"/>
                <w:sz w:val="22"/>
                <w:szCs w:val="22"/>
              </w:rPr>
            </w:pPr>
            <w:r>
              <w:rPr>
                <w:rFonts w:ascii="Arial" w:hAnsi="Arial" w:cs="Arial"/>
                <w:color w:val="000000"/>
                <w:sz w:val="22"/>
                <w:szCs w:val="22"/>
              </w:rPr>
              <w:t>N/A</w:t>
            </w:r>
          </w:p>
        </w:tc>
      </w:tr>
    </w:tbl>
    <w:p w14:paraId="15F4D97E">
      <w:pPr>
        <w:spacing w:line="400" w:lineRule="exact"/>
        <w:ind w:left="420" w:leftChars="200"/>
        <w:jc w:val="left"/>
        <w:rPr>
          <w:rFonts w:ascii="Arial" w:hAnsi="Arial" w:cs="Arial"/>
          <w:sz w:val="24"/>
          <w:szCs w:val="24"/>
        </w:rPr>
      </w:pPr>
      <w:r>
        <w:rPr>
          <w:rFonts w:hint="eastAsia" w:ascii="Arial" w:hAnsi="Arial" w:cs="Arial"/>
          <w:sz w:val="24"/>
          <w:szCs w:val="24"/>
        </w:rPr>
        <w:t>评价：2</w:t>
      </w:r>
      <w:r>
        <w:rPr>
          <w:rFonts w:ascii="Arial" w:hAnsi="Arial" w:cs="Arial"/>
          <w:sz w:val="24"/>
          <w:szCs w:val="24"/>
        </w:rPr>
        <w:t>025</w:t>
      </w:r>
      <w:r>
        <w:rPr>
          <w:rFonts w:hint="eastAsia" w:ascii="Arial" w:hAnsi="Arial" w:cs="Arial"/>
          <w:sz w:val="24"/>
          <w:szCs w:val="24"/>
        </w:rPr>
        <w:t>年</w:t>
      </w:r>
      <w:r>
        <w:rPr>
          <w:rFonts w:hint="eastAsia" w:ascii="Arial" w:hAnsi="Arial" w:cs="Arial"/>
          <w:sz w:val="24"/>
          <w:szCs w:val="24"/>
          <w:lang w:eastAsia="zh-CN"/>
        </w:rPr>
        <w:t>产品名（ll）</w:t>
      </w:r>
      <w:r>
        <w:rPr>
          <w:rFonts w:hint="eastAsia" w:ascii="Arial" w:hAnsi="Arial" w:cs="Arial"/>
          <w:sz w:val="24"/>
          <w:szCs w:val="24"/>
        </w:rPr>
        <w:t>注射液无次返工情况。</w:t>
      </w:r>
    </w:p>
    <w:p w14:paraId="769BE23D">
      <w:pPr>
        <w:pStyle w:val="2"/>
        <w:spacing w:before="0" w:beforeLines="0" w:after="0" w:afterLines="0" w:line="240" w:lineRule="auto"/>
        <w:rPr>
          <w:rFonts w:ascii="Arial" w:hAnsi="Arial" w:cs="Arial"/>
          <w:b w:val="0"/>
        </w:rPr>
      </w:pPr>
      <w:bookmarkStart w:id="12" w:name="_Toc219973069"/>
      <w:r>
        <w:rPr>
          <w:rFonts w:ascii="Arial" w:hAnsi="Arial" w:cs="Arial"/>
          <w:b w:val="0"/>
        </w:rPr>
        <w:t>9 偏差回顾</w:t>
      </w:r>
      <w:bookmarkEnd w:id="12"/>
    </w:p>
    <w:p w14:paraId="554327CF">
      <w:pPr>
        <w:spacing w:line="400" w:lineRule="exact"/>
        <w:rPr>
          <w:rFonts w:ascii="Arial" w:hAnsi="Arial" w:eastAsia="黑体" w:cs="Arial"/>
          <w:sz w:val="24"/>
          <w:szCs w:val="24"/>
        </w:rPr>
      </w:pPr>
      <w:r>
        <w:rPr>
          <w:rFonts w:ascii="Arial" w:hAnsi="Arial" w:cs="Arial"/>
          <w:sz w:val="24"/>
        </w:rPr>
        <w:t xml:space="preserve">9.1  </w:t>
      </w:r>
      <w:r>
        <w:rPr>
          <w:rFonts w:ascii="Arial" w:hAnsi="Arial" w:eastAsia="黑体" w:cs="Arial"/>
          <w:sz w:val="24"/>
          <w:szCs w:val="24"/>
        </w:rPr>
        <w:t>偏差回顾</w:t>
      </w:r>
    </w:p>
    <w:tbl>
      <w:tblPr>
        <w:tblStyle w:val="11"/>
        <w:tblW w:w="504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1"/>
        <w:gridCol w:w="3937"/>
        <w:gridCol w:w="1468"/>
        <w:gridCol w:w="1061"/>
        <w:gridCol w:w="1293"/>
      </w:tblGrid>
      <w:tr w14:paraId="787A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2" w:hRule="atLeast"/>
          <w:jc w:val="center"/>
        </w:trPr>
        <w:tc>
          <w:tcPr>
            <w:tcW w:w="1009" w:type="pct"/>
            <w:shd w:val="clear" w:color="auto" w:fill="auto"/>
            <w:vAlign w:val="center"/>
          </w:tcPr>
          <w:p w14:paraId="74F0AC56">
            <w:pPr>
              <w:spacing w:line="400" w:lineRule="exact"/>
              <w:jc w:val="center"/>
              <w:rPr>
                <w:rFonts w:ascii="Arial" w:hAnsi="Arial" w:cs="Arial"/>
                <w:color w:val="000000"/>
                <w:sz w:val="22"/>
                <w:szCs w:val="22"/>
              </w:rPr>
            </w:pPr>
            <w:r>
              <w:rPr>
                <w:rFonts w:ascii="Arial" w:hAnsi="Arial" w:cs="Arial"/>
                <w:color w:val="000000"/>
                <w:sz w:val="22"/>
                <w:szCs w:val="22"/>
              </w:rPr>
              <w:t>偏差编号</w:t>
            </w:r>
          </w:p>
        </w:tc>
        <w:tc>
          <w:tcPr>
            <w:tcW w:w="2025" w:type="pct"/>
            <w:shd w:val="clear" w:color="auto" w:fill="auto"/>
            <w:vAlign w:val="center"/>
          </w:tcPr>
          <w:p w14:paraId="50104A04">
            <w:pPr>
              <w:spacing w:line="400" w:lineRule="exact"/>
              <w:jc w:val="center"/>
              <w:rPr>
                <w:rFonts w:ascii="Arial" w:hAnsi="Arial" w:cs="Arial"/>
                <w:color w:val="000000"/>
                <w:sz w:val="22"/>
                <w:szCs w:val="22"/>
              </w:rPr>
            </w:pPr>
            <w:r>
              <w:rPr>
                <w:rFonts w:ascii="Arial" w:hAnsi="Arial" w:cs="Arial"/>
                <w:color w:val="000000"/>
                <w:sz w:val="22"/>
                <w:szCs w:val="22"/>
              </w:rPr>
              <w:t>偏差内容</w:t>
            </w:r>
          </w:p>
        </w:tc>
        <w:tc>
          <w:tcPr>
            <w:tcW w:w="755" w:type="pct"/>
            <w:shd w:val="clear" w:color="auto" w:fill="auto"/>
            <w:vAlign w:val="center"/>
          </w:tcPr>
          <w:p w14:paraId="1BF44F27">
            <w:pPr>
              <w:spacing w:line="400" w:lineRule="exact"/>
              <w:jc w:val="center"/>
              <w:rPr>
                <w:rFonts w:ascii="Arial" w:hAnsi="Arial" w:cs="Arial"/>
                <w:color w:val="000000"/>
                <w:sz w:val="22"/>
                <w:szCs w:val="22"/>
              </w:rPr>
            </w:pPr>
            <w:r>
              <w:rPr>
                <w:rFonts w:ascii="Arial" w:hAnsi="Arial" w:cs="Arial"/>
                <w:color w:val="000000"/>
                <w:sz w:val="22"/>
                <w:szCs w:val="22"/>
              </w:rPr>
              <w:t>偏差原因</w:t>
            </w:r>
          </w:p>
        </w:tc>
        <w:tc>
          <w:tcPr>
            <w:tcW w:w="546" w:type="pct"/>
            <w:shd w:val="clear" w:color="auto" w:fill="auto"/>
            <w:vAlign w:val="center"/>
          </w:tcPr>
          <w:p w14:paraId="068D3A87">
            <w:pPr>
              <w:spacing w:line="400" w:lineRule="exact"/>
              <w:jc w:val="center"/>
              <w:rPr>
                <w:rFonts w:ascii="Arial" w:hAnsi="Arial" w:cs="Arial"/>
                <w:color w:val="000000"/>
                <w:sz w:val="22"/>
                <w:szCs w:val="22"/>
              </w:rPr>
            </w:pPr>
            <w:r>
              <w:rPr>
                <w:rFonts w:ascii="Arial" w:hAnsi="Arial" w:cs="Arial"/>
                <w:color w:val="000000"/>
                <w:sz w:val="22"/>
                <w:szCs w:val="22"/>
              </w:rPr>
              <w:t>偏差等级</w:t>
            </w:r>
          </w:p>
        </w:tc>
        <w:tc>
          <w:tcPr>
            <w:tcW w:w="665" w:type="pct"/>
            <w:vAlign w:val="center"/>
          </w:tcPr>
          <w:p w14:paraId="06F4CD71">
            <w:pPr>
              <w:spacing w:line="400" w:lineRule="exact"/>
              <w:jc w:val="center"/>
              <w:rPr>
                <w:rFonts w:ascii="Arial" w:hAnsi="Arial" w:cs="Arial"/>
                <w:color w:val="000000"/>
                <w:sz w:val="22"/>
                <w:szCs w:val="22"/>
              </w:rPr>
            </w:pPr>
            <w:r>
              <w:rPr>
                <w:rFonts w:ascii="Arial" w:hAnsi="Arial" w:cs="Arial"/>
                <w:color w:val="000000"/>
                <w:sz w:val="22"/>
                <w:szCs w:val="22"/>
              </w:rPr>
              <w:t>是否已完成</w:t>
            </w:r>
          </w:p>
        </w:tc>
      </w:tr>
      <w:tr w14:paraId="7ACC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009" w:type="pct"/>
            <w:shd w:val="clear" w:color="auto" w:fill="auto"/>
            <w:vAlign w:val="center"/>
          </w:tcPr>
          <w:p w14:paraId="007050DB">
            <w:pPr>
              <w:spacing w:line="400" w:lineRule="exact"/>
              <w:jc w:val="center"/>
              <w:rPr>
                <w:rFonts w:ascii="Arial" w:hAnsi="Arial" w:cs="Arial"/>
                <w:sz w:val="24"/>
                <w:szCs w:val="24"/>
              </w:rPr>
            </w:pPr>
          </w:p>
        </w:tc>
        <w:tc>
          <w:tcPr>
            <w:tcW w:w="2025" w:type="pct"/>
            <w:shd w:val="clear" w:color="auto" w:fill="auto"/>
            <w:vAlign w:val="center"/>
          </w:tcPr>
          <w:p w14:paraId="6FDA93D5">
            <w:pPr>
              <w:spacing w:line="400" w:lineRule="exact"/>
              <w:jc w:val="left"/>
              <w:rPr>
                <w:rFonts w:ascii="Arial" w:hAnsi="Arial" w:cs="Arial"/>
                <w:sz w:val="24"/>
                <w:szCs w:val="24"/>
              </w:rPr>
            </w:pPr>
          </w:p>
        </w:tc>
        <w:tc>
          <w:tcPr>
            <w:tcW w:w="755" w:type="pct"/>
            <w:shd w:val="clear" w:color="auto" w:fill="auto"/>
            <w:vAlign w:val="center"/>
          </w:tcPr>
          <w:p w14:paraId="2F664E03">
            <w:pPr>
              <w:spacing w:line="400" w:lineRule="exact"/>
              <w:jc w:val="center"/>
              <w:rPr>
                <w:rFonts w:ascii="Arial" w:hAnsi="Arial" w:cs="Arial"/>
                <w:sz w:val="24"/>
                <w:szCs w:val="24"/>
              </w:rPr>
            </w:pPr>
          </w:p>
        </w:tc>
        <w:tc>
          <w:tcPr>
            <w:tcW w:w="546" w:type="pct"/>
            <w:shd w:val="clear" w:color="auto" w:fill="auto"/>
            <w:vAlign w:val="center"/>
          </w:tcPr>
          <w:p w14:paraId="02CBA33C">
            <w:pPr>
              <w:spacing w:line="400" w:lineRule="exact"/>
              <w:jc w:val="center"/>
              <w:rPr>
                <w:rFonts w:ascii="Arial" w:hAnsi="Arial" w:cs="Arial"/>
                <w:sz w:val="24"/>
                <w:szCs w:val="24"/>
              </w:rPr>
            </w:pPr>
          </w:p>
        </w:tc>
        <w:tc>
          <w:tcPr>
            <w:tcW w:w="665" w:type="pct"/>
            <w:vAlign w:val="center"/>
          </w:tcPr>
          <w:p w14:paraId="4DACD74E">
            <w:pPr>
              <w:spacing w:line="400" w:lineRule="exact"/>
              <w:jc w:val="center"/>
              <w:rPr>
                <w:rFonts w:ascii="Arial" w:hAnsi="Arial" w:cs="Arial"/>
                <w:color w:val="000000"/>
                <w:sz w:val="22"/>
                <w:szCs w:val="22"/>
              </w:rPr>
            </w:pPr>
          </w:p>
        </w:tc>
      </w:tr>
    </w:tbl>
    <w:p w14:paraId="5337EC9D">
      <w:pPr>
        <w:spacing w:line="400" w:lineRule="exact"/>
        <w:rPr>
          <w:rFonts w:ascii="Arial" w:hAnsi="Arial" w:cs="Arial"/>
          <w:sz w:val="24"/>
        </w:rPr>
      </w:pPr>
      <w:r>
        <w:rPr>
          <w:rFonts w:ascii="Arial" w:hAnsi="Arial" w:cs="Arial"/>
          <w:sz w:val="24"/>
        </w:rPr>
        <w:t xml:space="preserve">9.2  </w:t>
      </w:r>
      <w:r>
        <w:rPr>
          <w:rFonts w:ascii="Arial" w:hAnsi="Arial" w:eastAsia="黑体" w:cs="Arial"/>
          <w:sz w:val="24"/>
          <w:szCs w:val="24"/>
        </w:rPr>
        <w:t>影响本产品质量的偏差处理情况汇总</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1"/>
        <w:gridCol w:w="2571"/>
        <w:gridCol w:w="2243"/>
        <w:gridCol w:w="2243"/>
      </w:tblGrid>
      <w:tr w14:paraId="21F4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pct"/>
            <w:shd w:val="clear" w:color="auto" w:fill="auto"/>
            <w:vAlign w:val="center"/>
          </w:tcPr>
          <w:p w14:paraId="13985A3A">
            <w:pPr>
              <w:spacing w:line="400" w:lineRule="exact"/>
              <w:jc w:val="center"/>
              <w:rPr>
                <w:rFonts w:ascii="Arial" w:hAnsi="Arial" w:cs="Arial"/>
                <w:sz w:val="24"/>
              </w:rPr>
            </w:pPr>
            <w:r>
              <w:rPr>
                <w:rFonts w:ascii="Arial" w:hAnsi="Arial" w:cs="Arial"/>
                <w:sz w:val="24"/>
              </w:rPr>
              <w:t>偏差编号</w:t>
            </w:r>
          </w:p>
        </w:tc>
        <w:tc>
          <w:tcPr>
            <w:tcW w:w="1335" w:type="pct"/>
            <w:shd w:val="clear" w:color="auto" w:fill="auto"/>
            <w:vAlign w:val="center"/>
          </w:tcPr>
          <w:p w14:paraId="56CA3125">
            <w:pPr>
              <w:spacing w:line="400" w:lineRule="exact"/>
              <w:jc w:val="center"/>
              <w:rPr>
                <w:rFonts w:ascii="Arial" w:hAnsi="Arial" w:cs="Arial"/>
                <w:sz w:val="24"/>
              </w:rPr>
            </w:pPr>
            <w:r>
              <w:rPr>
                <w:rFonts w:ascii="Arial" w:hAnsi="Arial" w:cs="Arial"/>
                <w:sz w:val="24"/>
              </w:rPr>
              <w:t>批号</w:t>
            </w:r>
          </w:p>
        </w:tc>
        <w:tc>
          <w:tcPr>
            <w:tcW w:w="1165" w:type="pct"/>
          </w:tcPr>
          <w:p w14:paraId="7AD846B3">
            <w:pPr>
              <w:spacing w:line="400" w:lineRule="exact"/>
              <w:jc w:val="center"/>
              <w:rPr>
                <w:rFonts w:ascii="Arial" w:hAnsi="Arial" w:cs="Arial"/>
                <w:sz w:val="24"/>
              </w:rPr>
            </w:pPr>
            <w:r>
              <w:rPr>
                <w:rFonts w:hint="eastAsia" w:ascii="Arial" w:hAnsi="Arial" w:cs="Arial"/>
                <w:sz w:val="24"/>
              </w:rPr>
              <w:t>数量</w:t>
            </w:r>
          </w:p>
        </w:tc>
        <w:tc>
          <w:tcPr>
            <w:tcW w:w="1165" w:type="pct"/>
            <w:shd w:val="clear" w:color="auto" w:fill="auto"/>
            <w:vAlign w:val="center"/>
          </w:tcPr>
          <w:p w14:paraId="273E73FC">
            <w:pPr>
              <w:spacing w:line="400" w:lineRule="exact"/>
              <w:jc w:val="center"/>
              <w:rPr>
                <w:rFonts w:ascii="Arial" w:hAnsi="Arial" w:cs="Arial"/>
                <w:sz w:val="24"/>
              </w:rPr>
            </w:pPr>
            <w:r>
              <w:rPr>
                <w:rFonts w:hint="eastAsia" w:ascii="Arial" w:hAnsi="Arial" w:cs="Arial"/>
                <w:sz w:val="24"/>
              </w:rPr>
              <w:t>产品处理</w:t>
            </w:r>
          </w:p>
        </w:tc>
      </w:tr>
      <w:tr w14:paraId="25D5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pct"/>
            <w:shd w:val="clear" w:color="auto" w:fill="auto"/>
            <w:vAlign w:val="center"/>
          </w:tcPr>
          <w:p w14:paraId="7D160864">
            <w:pPr>
              <w:spacing w:line="400" w:lineRule="exact"/>
              <w:jc w:val="center"/>
              <w:rPr>
                <w:rFonts w:ascii="Arial" w:hAnsi="Arial" w:cs="Arial"/>
                <w:sz w:val="24"/>
              </w:rPr>
            </w:pPr>
            <w:r>
              <w:rPr>
                <w:rFonts w:ascii="等线" w:hAnsi="等线" w:eastAsia="等线"/>
                <w:color w:val="000000"/>
                <w:sz w:val="22"/>
                <w:szCs w:val="22"/>
              </w:rPr>
              <w:t>N/A</w:t>
            </w:r>
          </w:p>
        </w:tc>
        <w:tc>
          <w:tcPr>
            <w:tcW w:w="1335" w:type="pct"/>
            <w:shd w:val="clear" w:color="auto" w:fill="auto"/>
          </w:tcPr>
          <w:p w14:paraId="514CD2FF">
            <w:pPr>
              <w:spacing w:line="400" w:lineRule="exact"/>
              <w:jc w:val="center"/>
              <w:rPr>
                <w:rFonts w:ascii="等线" w:hAnsi="等线" w:eastAsia="等线"/>
                <w:color w:val="000000"/>
                <w:sz w:val="22"/>
                <w:szCs w:val="22"/>
              </w:rPr>
            </w:pPr>
            <w:r>
              <w:rPr>
                <w:rFonts w:ascii="等线" w:hAnsi="等线" w:eastAsia="等线"/>
                <w:color w:val="000000"/>
                <w:sz w:val="22"/>
                <w:szCs w:val="22"/>
              </w:rPr>
              <w:t>N/A</w:t>
            </w:r>
          </w:p>
        </w:tc>
        <w:tc>
          <w:tcPr>
            <w:tcW w:w="1165" w:type="pct"/>
          </w:tcPr>
          <w:p w14:paraId="384E695C">
            <w:pPr>
              <w:spacing w:line="400" w:lineRule="exact"/>
              <w:jc w:val="center"/>
              <w:rPr>
                <w:rFonts w:ascii="等线" w:hAnsi="等线" w:eastAsia="等线"/>
                <w:color w:val="000000"/>
                <w:sz w:val="22"/>
                <w:szCs w:val="22"/>
              </w:rPr>
            </w:pPr>
            <w:r>
              <w:rPr>
                <w:rFonts w:ascii="等线" w:hAnsi="等线" w:eastAsia="等线"/>
                <w:color w:val="000000"/>
                <w:sz w:val="22"/>
                <w:szCs w:val="22"/>
              </w:rPr>
              <w:t>N/A</w:t>
            </w:r>
          </w:p>
        </w:tc>
        <w:tc>
          <w:tcPr>
            <w:tcW w:w="1165" w:type="pct"/>
            <w:shd w:val="clear" w:color="auto" w:fill="auto"/>
          </w:tcPr>
          <w:p w14:paraId="4D0A791C">
            <w:pPr>
              <w:spacing w:line="400" w:lineRule="exact"/>
              <w:jc w:val="center"/>
              <w:rPr>
                <w:rFonts w:ascii="等线" w:hAnsi="等线" w:eastAsia="等线"/>
                <w:color w:val="000000"/>
                <w:sz w:val="22"/>
                <w:szCs w:val="22"/>
              </w:rPr>
            </w:pPr>
            <w:r>
              <w:rPr>
                <w:rFonts w:ascii="等线" w:hAnsi="等线" w:eastAsia="等线"/>
                <w:color w:val="000000"/>
                <w:sz w:val="22"/>
                <w:szCs w:val="22"/>
              </w:rPr>
              <w:t>N/A</w:t>
            </w:r>
          </w:p>
        </w:tc>
      </w:tr>
    </w:tbl>
    <w:p w14:paraId="1C41DB71">
      <w:pPr>
        <w:spacing w:line="400" w:lineRule="exact"/>
        <w:ind w:left="420" w:leftChars="200"/>
        <w:rPr>
          <w:rFonts w:ascii="Arial" w:hAnsi="Arial" w:cs="Arial"/>
          <w:sz w:val="24"/>
        </w:rPr>
      </w:pPr>
      <w:r>
        <w:rPr>
          <w:rFonts w:ascii="Arial" w:hAnsi="Arial" w:cs="Arial"/>
          <w:sz w:val="24"/>
          <w:szCs w:val="24"/>
        </w:rPr>
        <w:t>评价：2025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注射液生产过程产生</w:t>
      </w:r>
      <w:r>
        <w:rPr>
          <w:rFonts w:ascii="Arial" w:hAnsi="Arial" w:cs="Arial"/>
          <w:sz w:val="24"/>
          <w:szCs w:val="24"/>
        </w:rPr>
        <w:t>1</w:t>
      </w:r>
      <w:r>
        <w:rPr>
          <w:rFonts w:hint="eastAsia" w:ascii="Arial" w:hAnsi="Arial" w:cs="Arial"/>
          <w:sz w:val="24"/>
          <w:szCs w:val="24"/>
        </w:rPr>
        <w:t>个偏差，偏差已经过调查并制定纠正预防措施，纠正预防措施已完成关闭，不涉及影响产品质量的偏差。</w:t>
      </w:r>
    </w:p>
    <w:p w14:paraId="258C3D38">
      <w:pPr>
        <w:pStyle w:val="2"/>
        <w:spacing w:before="0" w:beforeLines="0" w:after="0" w:afterLines="0" w:line="240" w:lineRule="auto"/>
        <w:rPr>
          <w:rFonts w:ascii="Arial" w:hAnsi="Arial" w:cs="Arial"/>
          <w:b w:val="0"/>
        </w:rPr>
      </w:pPr>
      <w:bookmarkStart w:id="13" w:name="_Toc219973070"/>
      <w:r>
        <w:rPr>
          <w:rFonts w:ascii="Arial" w:hAnsi="Arial" w:cs="Arial"/>
          <w:b w:val="0"/>
        </w:rPr>
        <w:t>10  OOS/OOT回顾</w:t>
      </w:r>
      <w:bookmarkEnd w:id="13"/>
    </w:p>
    <w:p w14:paraId="1015458B">
      <w:pPr>
        <w:rPr>
          <w:rFonts w:ascii="Arial" w:hAnsi="Arial" w:cs="Arial"/>
          <w:sz w:val="24"/>
          <w:szCs w:val="24"/>
        </w:rPr>
      </w:pPr>
      <w:r>
        <w:rPr>
          <w:rFonts w:ascii="Arial" w:hAnsi="Arial" w:cs="Arial"/>
          <w:sz w:val="24"/>
          <w:szCs w:val="24"/>
        </w:rPr>
        <w:t xml:space="preserve">10.1  </w:t>
      </w:r>
      <w:r>
        <w:rPr>
          <w:rFonts w:ascii="Arial" w:hAnsi="Arial" w:eastAsia="黑体" w:cs="Arial"/>
          <w:sz w:val="24"/>
          <w:szCs w:val="24"/>
        </w:rPr>
        <w:t>OOS/OOT情况回顾</w:t>
      </w:r>
    </w:p>
    <w:tbl>
      <w:tblPr>
        <w:tblStyle w:val="11"/>
        <w:tblW w:w="50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4403"/>
        <w:gridCol w:w="1972"/>
        <w:gridCol w:w="1008"/>
      </w:tblGrid>
      <w:tr w14:paraId="1385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1196" w:type="pct"/>
            <w:shd w:val="clear" w:color="auto" w:fill="auto"/>
            <w:vAlign w:val="center"/>
          </w:tcPr>
          <w:p w14:paraId="0AE4180C">
            <w:pPr>
              <w:spacing w:line="400" w:lineRule="exact"/>
              <w:jc w:val="center"/>
              <w:rPr>
                <w:rFonts w:ascii="Arial" w:hAnsi="Arial" w:cs="Arial"/>
                <w:color w:val="000000"/>
                <w:sz w:val="22"/>
                <w:szCs w:val="22"/>
              </w:rPr>
            </w:pPr>
            <w:r>
              <w:rPr>
                <w:rFonts w:ascii="Arial" w:hAnsi="Arial" w:cs="Arial"/>
                <w:color w:val="000000"/>
                <w:sz w:val="22"/>
                <w:szCs w:val="22"/>
              </w:rPr>
              <w:t>OOS/OOT编号</w:t>
            </w:r>
          </w:p>
        </w:tc>
        <w:tc>
          <w:tcPr>
            <w:tcW w:w="2268" w:type="pct"/>
            <w:shd w:val="clear" w:color="auto" w:fill="auto"/>
            <w:vAlign w:val="center"/>
          </w:tcPr>
          <w:p w14:paraId="6B7B3CDA">
            <w:pPr>
              <w:spacing w:line="400" w:lineRule="exact"/>
              <w:jc w:val="center"/>
              <w:rPr>
                <w:rFonts w:ascii="Arial" w:hAnsi="Arial" w:cs="Arial"/>
                <w:color w:val="000000"/>
                <w:sz w:val="22"/>
                <w:szCs w:val="22"/>
              </w:rPr>
            </w:pPr>
            <w:r>
              <w:rPr>
                <w:rFonts w:ascii="Arial" w:hAnsi="Arial" w:cs="Arial"/>
                <w:color w:val="000000"/>
                <w:sz w:val="22"/>
                <w:szCs w:val="22"/>
              </w:rPr>
              <w:t>OOS/OOT内容</w:t>
            </w:r>
          </w:p>
        </w:tc>
        <w:tc>
          <w:tcPr>
            <w:tcW w:w="1016" w:type="pct"/>
            <w:shd w:val="clear" w:color="auto" w:fill="auto"/>
            <w:vAlign w:val="center"/>
          </w:tcPr>
          <w:p w14:paraId="71DA75BF">
            <w:pPr>
              <w:spacing w:line="400" w:lineRule="exact"/>
              <w:jc w:val="center"/>
              <w:rPr>
                <w:rFonts w:ascii="Arial" w:hAnsi="Arial" w:cs="Arial"/>
                <w:color w:val="000000"/>
                <w:sz w:val="22"/>
                <w:szCs w:val="22"/>
              </w:rPr>
            </w:pPr>
            <w:r>
              <w:rPr>
                <w:rFonts w:ascii="Arial" w:hAnsi="Arial" w:cs="Arial"/>
                <w:color w:val="000000"/>
                <w:sz w:val="22"/>
                <w:szCs w:val="22"/>
              </w:rPr>
              <w:t>OOS/OOT原因/分类</w:t>
            </w:r>
          </w:p>
        </w:tc>
        <w:tc>
          <w:tcPr>
            <w:tcW w:w="519" w:type="pct"/>
            <w:vAlign w:val="center"/>
          </w:tcPr>
          <w:p w14:paraId="1D926050">
            <w:pPr>
              <w:spacing w:line="400" w:lineRule="exact"/>
              <w:jc w:val="center"/>
              <w:rPr>
                <w:rFonts w:ascii="Arial" w:hAnsi="Arial" w:cs="Arial"/>
                <w:color w:val="000000"/>
                <w:sz w:val="22"/>
                <w:szCs w:val="22"/>
              </w:rPr>
            </w:pPr>
            <w:r>
              <w:rPr>
                <w:rFonts w:ascii="Arial" w:hAnsi="Arial" w:cs="Arial"/>
                <w:color w:val="000000"/>
                <w:sz w:val="22"/>
                <w:szCs w:val="22"/>
              </w:rPr>
              <w:t>是否已完成</w:t>
            </w:r>
          </w:p>
        </w:tc>
      </w:tr>
      <w:tr w14:paraId="2F1A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1196" w:type="pct"/>
            <w:shd w:val="clear" w:color="auto" w:fill="auto"/>
            <w:vAlign w:val="center"/>
          </w:tcPr>
          <w:p w14:paraId="093A0AF3">
            <w:pPr>
              <w:spacing w:line="400" w:lineRule="exact"/>
              <w:jc w:val="center"/>
              <w:rPr>
                <w:rFonts w:ascii="Arial" w:hAnsi="Arial" w:cs="Arial"/>
                <w:color w:val="000000"/>
                <w:sz w:val="22"/>
                <w:szCs w:val="22"/>
              </w:rPr>
            </w:pPr>
          </w:p>
        </w:tc>
        <w:tc>
          <w:tcPr>
            <w:tcW w:w="2268" w:type="pct"/>
            <w:shd w:val="clear" w:color="auto" w:fill="auto"/>
            <w:vAlign w:val="center"/>
          </w:tcPr>
          <w:p w14:paraId="12C2CE11">
            <w:pPr>
              <w:spacing w:line="400" w:lineRule="exact"/>
              <w:jc w:val="center"/>
              <w:rPr>
                <w:rFonts w:ascii="Arial" w:hAnsi="Arial" w:cs="Arial"/>
                <w:color w:val="000000"/>
                <w:sz w:val="22"/>
                <w:szCs w:val="22"/>
              </w:rPr>
            </w:pPr>
          </w:p>
        </w:tc>
        <w:tc>
          <w:tcPr>
            <w:tcW w:w="1016" w:type="pct"/>
            <w:shd w:val="clear" w:color="auto" w:fill="auto"/>
            <w:vAlign w:val="center"/>
          </w:tcPr>
          <w:p w14:paraId="56682815">
            <w:pPr>
              <w:spacing w:line="400" w:lineRule="exact"/>
              <w:jc w:val="center"/>
              <w:rPr>
                <w:rFonts w:ascii="Arial" w:hAnsi="Arial" w:cs="Arial"/>
                <w:color w:val="000000"/>
                <w:sz w:val="22"/>
                <w:szCs w:val="22"/>
              </w:rPr>
            </w:pPr>
          </w:p>
        </w:tc>
        <w:tc>
          <w:tcPr>
            <w:tcW w:w="519" w:type="pct"/>
            <w:vAlign w:val="center"/>
          </w:tcPr>
          <w:p w14:paraId="67CC9919">
            <w:pPr>
              <w:spacing w:line="400" w:lineRule="exact"/>
              <w:jc w:val="center"/>
              <w:rPr>
                <w:rFonts w:ascii="Arial" w:hAnsi="Arial" w:cs="Arial"/>
                <w:color w:val="000000"/>
                <w:sz w:val="22"/>
                <w:szCs w:val="22"/>
              </w:rPr>
            </w:pPr>
          </w:p>
        </w:tc>
      </w:tr>
    </w:tbl>
    <w:p w14:paraId="77919BE6">
      <w:pPr>
        <w:rPr>
          <w:rFonts w:ascii="Arial" w:hAnsi="Arial" w:cs="Arial"/>
          <w:sz w:val="24"/>
          <w:szCs w:val="24"/>
        </w:rPr>
      </w:pPr>
      <w:r>
        <w:rPr>
          <w:rFonts w:ascii="Arial" w:hAnsi="Arial" w:cs="Arial"/>
          <w:sz w:val="24"/>
          <w:szCs w:val="24"/>
        </w:rPr>
        <w:t>10.2  OOS</w:t>
      </w:r>
      <w:r>
        <w:rPr>
          <w:rFonts w:ascii="Arial" w:hAnsi="Arial" w:eastAsia="黑体" w:cs="Arial"/>
          <w:sz w:val="24"/>
          <w:szCs w:val="24"/>
        </w:rPr>
        <w:t>涉及到产品处理情况的汇总</w:t>
      </w:r>
    </w:p>
    <w:tbl>
      <w:tblPr>
        <w:tblStyle w:val="11"/>
        <w:tblW w:w="50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479"/>
        <w:gridCol w:w="1955"/>
        <w:gridCol w:w="3001"/>
      </w:tblGrid>
      <w:tr w14:paraId="66BE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197" w:type="pct"/>
            <w:shd w:val="clear" w:color="auto" w:fill="auto"/>
          </w:tcPr>
          <w:p w14:paraId="2816BDD8">
            <w:pPr>
              <w:spacing w:line="400" w:lineRule="exact"/>
              <w:jc w:val="center"/>
              <w:rPr>
                <w:rFonts w:ascii="Arial" w:hAnsi="Arial" w:cs="Arial"/>
                <w:sz w:val="24"/>
                <w:szCs w:val="24"/>
              </w:rPr>
            </w:pPr>
            <w:r>
              <w:rPr>
                <w:rFonts w:ascii="Arial" w:hAnsi="Arial" w:cs="Arial"/>
                <w:sz w:val="24"/>
                <w:szCs w:val="24"/>
              </w:rPr>
              <w:t>OOS编号</w:t>
            </w:r>
          </w:p>
        </w:tc>
        <w:tc>
          <w:tcPr>
            <w:tcW w:w="1268" w:type="pct"/>
            <w:shd w:val="clear" w:color="auto" w:fill="auto"/>
          </w:tcPr>
          <w:p w14:paraId="0B7DC18B">
            <w:pPr>
              <w:spacing w:line="400" w:lineRule="exact"/>
              <w:jc w:val="center"/>
              <w:rPr>
                <w:rFonts w:ascii="Arial" w:hAnsi="Arial" w:cs="Arial"/>
                <w:sz w:val="24"/>
                <w:szCs w:val="24"/>
              </w:rPr>
            </w:pPr>
            <w:r>
              <w:rPr>
                <w:rFonts w:hint="eastAsia" w:ascii="Arial" w:hAnsi="Arial" w:cs="Arial"/>
                <w:sz w:val="24"/>
                <w:szCs w:val="24"/>
              </w:rPr>
              <w:t>批号</w:t>
            </w:r>
          </w:p>
        </w:tc>
        <w:tc>
          <w:tcPr>
            <w:tcW w:w="1000" w:type="pct"/>
            <w:shd w:val="clear" w:color="auto" w:fill="auto"/>
          </w:tcPr>
          <w:p w14:paraId="72769C34">
            <w:pPr>
              <w:spacing w:line="400" w:lineRule="exact"/>
              <w:jc w:val="center"/>
              <w:rPr>
                <w:rFonts w:ascii="Arial" w:hAnsi="Arial" w:cs="Arial"/>
                <w:sz w:val="24"/>
                <w:szCs w:val="24"/>
              </w:rPr>
            </w:pPr>
            <w:r>
              <w:rPr>
                <w:rFonts w:hint="eastAsia" w:ascii="Arial" w:hAnsi="Arial" w:cs="Arial"/>
                <w:sz w:val="24"/>
                <w:szCs w:val="24"/>
              </w:rPr>
              <w:t>数量</w:t>
            </w:r>
          </w:p>
        </w:tc>
        <w:tc>
          <w:tcPr>
            <w:tcW w:w="1535" w:type="pct"/>
            <w:shd w:val="clear" w:color="auto" w:fill="auto"/>
          </w:tcPr>
          <w:p w14:paraId="4B536542">
            <w:pPr>
              <w:spacing w:line="400" w:lineRule="exact"/>
              <w:jc w:val="center"/>
              <w:rPr>
                <w:rFonts w:ascii="Arial" w:hAnsi="Arial" w:cs="Arial"/>
                <w:sz w:val="24"/>
                <w:szCs w:val="24"/>
              </w:rPr>
            </w:pPr>
            <w:r>
              <w:rPr>
                <w:rFonts w:hint="eastAsia" w:ascii="Arial" w:hAnsi="Arial" w:cs="Arial"/>
                <w:sz w:val="24"/>
                <w:szCs w:val="24"/>
              </w:rPr>
              <w:t>产品处理</w:t>
            </w:r>
          </w:p>
        </w:tc>
      </w:tr>
      <w:tr w14:paraId="2E0E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197" w:type="pct"/>
            <w:shd w:val="clear" w:color="auto" w:fill="auto"/>
          </w:tcPr>
          <w:p w14:paraId="29F528B4">
            <w:pPr>
              <w:spacing w:line="400" w:lineRule="exact"/>
              <w:jc w:val="center"/>
              <w:rPr>
                <w:rFonts w:ascii="等线" w:hAnsi="等线" w:eastAsia="等线"/>
                <w:color w:val="000000"/>
                <w:sz w:val="22"/>
                <w:szCs w:val="22"/>
              </w:rPr>
            </w:pPr>
            <w:r>
              <w:rPr>
                <w:rFonts w:hint="eastAsia" w:ascii="等线" w:hAnsi="等线" w:eastAsia="等线"/>
                <w:color w:val="000000"/>
                <w:sz w:val="22"/>
                <w:szCs w:val="22"/>
              </w:rPr>
              <w:t>N</w:t>
            </w:r>
            <w:r>
              <w:rPr>
                <w:rFonts w:ascii="等线" w:hAnsi="等线" w:eastAsia="等线"/>
                <w:color w:val="000000"/>
                <w:sz w:val="22"/>
                <w:szCs w:val="22"/>
              </w:rPr>
              <w:t>/A</w:t>
            </w:r>
          </w:p>
        </w:tc>
        <w:tc>
          <w:tcPr>
            <w:tcW w:w="1268" w:type="pct"/>
            <w:shd w:val="clear" w:color="auto" w:fill="auto"/>
          </w:tcPr>
          <w:p w14:paraId="3D2747AD">
            <w:pPr>
              <w:spacing w:line="400" w:lineRule="exact"/>
              <w:jc w:val="center"/>
              <w:rPr>
                <w:rFonts w:ascii="等线" w:hAnsi="等线" w:eastAsia="等线"/>
                <w:color w:val="000000"/>
                <w:sz w:val="22"/>
                <w:szCs w:val="22"/>
              </w:rPr>
            </w:pPr>
            <w:r>
              <w:rPr>
                <w:rFonts w:hint="eastAsia" w:ascii="等线" w:hAnsi="等线" w:eastAsia="等线"/>
                <w:color w:val="000000"/>
                <w:sz w:val="22"/>
                <w:szCs w:val="22"/>
              </w:rPr>
              <w:t>N</w:t>
            </w:r>
            <w:r>
              <w:rPr>
                <w:rFonts w:ascii="等线" w:hAnsi="等线" w:eastAsia="等线"/>
                <w:color w:val="000000"/>
                <w:sz w:val="22"/>
                <w:szCs w:val="22"/>
              </w:rPr>
              <w:t>/A</w:t>
            </w:r>
          </w:p>
        </w:tc>
        <w:tc>
          <w:tcPr>
            <w:tcW w:w="1000" w:type="pct"/>
            <w:shd w:val="clear" w:color="auto" w:fill="auto"/>
          </w:tcPr>
          <w:p w14:paraId="26F579DD">
            <w:pPr>
              <w:spacing w:line="400" w:lineRule="exact"/>
              <w:jc w:val="center"/>
              <w:rPr>
                <w:rFonts w:ascii="等线" w:hAnsi="等线" w:eastAsia="等线"/>
                <w:color w:val="000000"/>
                <w:sz w:val="22"/>
                <w:szCs w:val="22"/>
              </w:rPr>
            </w:pPr>
            <w:r>
              <w:rPr>
                <w:rFonts w:hint="eastAsia" w:ascii="等线" w:hAnsi="等线" w:eastAsia="等线"/>
                <w:color w:val="000000"/>
                <w:sz w:val="22"/>
                <w:szCs w:val="22"/>
              </w:rPr>
              <w:t>N</w:t>
            </w:r>
            <w:r>
              <w:rPr>
                <w:rFonts w:ascii="等线" w:hAnsi="等线" w:eastAsia="等线"/>
                <w:color w:val="000000"/>
                <w:sz w:val="22"/>
                <w:szCs w:val="22"/>
              </w:rPr>
              <w:t>/A</w:t>
            </w:r>
          </w:p>
        </w:tc>
        <w:tc>
          <w:tcPr>
            <w:tcW w:w="1535" w:type="pct"/>
            <w:shd w:val="clear" w:color="auto" w:fill="auto"/>
          </w:tcPr>
          <w:p w14:paraId="3250C7BC">
            <w:pPr>
              <w:spacing w:line="400" w:lineRule="exact"/>
              <w:jc w:val="center"/>
              <w:rPr>
                <w:rFonts w:ascii="等线" w:hAnsi="等线" w:eastAsia="等线"/>
                <w:color w:val="000000"/>
                <w:sz w:val="22"/>
                <w:szCs w:val="22"/>
              </w:rPr>
            </w:pPr>
            <w:r>
              <w:rPr>
                <w:rFonts w:hint="eastAsia" w:ascii="等线" w:hAnsi="等线" w:eastAsia="等线"/>
                <w:color w:val="000000"/>
                <w:sz w:val="22"/>
                <w:szCs w:val="22"/>
              </w:rPr>
              <w:t>N</w:t>
            </w:r>
            <w:r>
              <w:rPr>
                <w:rFonts w:ascii="等线" w:hAnsi="等线" w:eastAsia="等线"/>
                <w:color w:val="000000"/>
                <w:sz w:val="22"/>
                <w:szCs w:val="22"/>
              </w:rPr>
              <w:t>/A</w:t>
            </w:r>
          </w:p>
        </w:tc>
      </w:tr>
    </w:tbl>
    <w:p w14:paraId="0FFFC10D">
      <w:pPr>
        <w:spacing w:line="400" w:lineRule="exact"/>
        <w:ind w:left="420" w:leftChars="200"/>
        <w:rPr>
          <w:rFonts w:ascii="Arial" w:hAnsi="Arial" w:cs="Arial"/>
          <w:sz w:val="24"/>
        </w:rPr>
      </w:pPr>
      <w:r>
        <w:rPr>
          <w:rFonts w:ascii="Arial" w:hAnsi="Arial" w:cs="Arial"/>
          <w:sz w:val="24"/>
          <w:szCs w:val="24"/>
        </w:rPr>
        <w:t>评价：2025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注射液产品检验过程无O</w:t>
      </w:r>
      <w:r>
        <w:rPr>
          <w:rFonts w:ascii="Arial" w:hAnsi="Arial" w:cs="Arial"/>
          <w:sz w:val="24"/>
          <w:szCs w:val="24"/>
        </w:rPr>
        <w:t>OS</w:t>
      </w:r>
      <w:r>
        <w:rPr>
          <w:rFonts w:hint="eastAsia" w:ascii="Arial" w:hAnsi="Arial" w:cs="Arial"/>
          <w:sz w:val="24"/>
          <w:szCs w:val="24"/>
        </w:rPr>
        <w:t>和O</w:t>
      </w:r>
      <w:r>
        <w:rPr>
          <w:rFonts w:ascii="Arial" w:hAnsi="Arial" w:cs="Arial"/>
          <w:sz w:val="24"/>
          <w:szCs w:val="24"/>
        </w:rPr>
        <w:t>OT,</w:t>
      </w:r>
      <w:r>
        <w:rPr>
          <w:rFonts w:hint="eastAsia" w:ascii="Arial" w:hAnsi="Arial" w:cs="Arial"/>
          <w:sz w:val="24"/>
          <w:szCs w:val="24"/>
        </w:rPr>
        <w:t>其中设备清洁过程产生</w:t>
      </w:r>
      <w:r>
        <w:rPr>
          <w:rFonts w:ascii="Arial" w:hAnsi="Arial" w:cs="Arial"/>
          <w:sz w:val="24"/>
          <w:szCs w:val="24"/>
        </w:rPr>
        <w:t>1</w:t>
      </w:r>
      <w:r>
        <w:rPr>
          <w:rFonts w:hint="eastAsia" w:ascii="Arial" w:hAnsi="Arial" w:cs="Arial"/>
          <w:sz w:val="24"/>
          <w:szCs w:val="24"/>
        </w:rPr>
        <w:t>个OOS，均已</w:t>
      </w:r>
      <w:r>
        <w:rPr>
          <w:rFonts w:ascii="Arial" w:hAnsi="Arial" w:cs="Arial"/>
          <w:sz w:val="24"/>
          <w:szCs w:val="24"/>
        </w:rPr>
        <w:t>经过</w:t>
      </w:r>
      <w:r>
        <w:rPr>
          <w:rFonts w:hint="eastAsia" w:ascii="Arial" w:hAnsi="Arial" w:cs="Arial"/>
          <w:sz w:val="24"/>
          <w:szCs w:val="24"/>
        </w:rPr>
        <w:t>调查</w:t>
      </w:r>
      <w:r>
        <w:rPr>
          <w:rFonts w:ascii="Arial" w:hAnsi="Arial" w:cs="Arial"/>
          <w:sz w:val="24"/>
          <w:szCs w:val="24"/>
        </w:rPr>
        <w:t>并制定纠正预防措施，纠正预防措施已完成关闭，无</w:t>
      </w:r>
      <w:r>
        <w:rPr>
          <w:rFonts w:hint="eastAsia" w:ascii="Arial" w:hAnsi="Arial" w:cs="Arial"/>
          <w:sz w:val="24"/>
          <w:szCs w:val="24"/>
        </w:rPr>
        <w:t>OOT，</w:t>
      </w:r>
      <w:r>
        <w:rPr>
          <w:rFonts w:ascii="Arial" w:hAnsi="Arial" w:cs="Arial"/>
          <w:sz w:val="24"/>
          <w:szCs w:val="24"/>
        </w:rPr>
        <w:t>整体质量风险可控</w:t>
      </w:r>
      <w:r>
        <w:rPr>
          <w:rFonts w:hint="eastAsia" w:ascii="Arial" w:hAnsi="Arial" w:cs="Arial"/>
          <w:sz w:val="24"/>
          <w:szCs w:val="24"/>
        </w:rPr>
        <w:t>。</w:t>
      </w:r>
    </w:p>
    <w:p w14:paraId="619DC0E0">
      <w:pPr>
        <w:pStyle w:val="2"/>
        <w:spacing w:before="0" w:beforeLines="0" w:after="0" w:afterLines="0" w:line="240" w:lineRule="auto"/>
        <w:rPr>
          <w:rFonts w:ascii="Arial" w:hAnsi="Arial" w:cs="Arial"/>
          <w:b w:val="0"/>
        </w:rPr>
      </w:pPr>
      <w:bookmarkStart w:id="14" w:name="_Toc219973071"/>
      <w:r>
        <w:rPr>
          <w:rFonts w:ascii="Arial" w:hAnsi="Arial" w:cs="Arial"/>
          <w:b w:val="0"/>
        </w:rPr>
        <w:t>11  CAPA回顾</w:t>
      </w:r>
      <w:bookmarkEnd w:id="14"/>
    </w:p>
    <w:tbl>
      <w:tblPr>
        <w:tblStyle w:val="11"/>
        <w:tblW w:w="49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928"/>
        <w:gridCol w:w="3101"/>
        <w:gridCol w:w="2322"/>
        <w:gridCol w:w="777"/>
        <w:gridCol w:w="920"/>
      </w:tblGrid>
      <w:tr w14:paraId="3A55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803" w:type="pct"/>
            <w:shd w:val="clear" w:color="auto" w:fill="auto"/>
            <w:vAlign w:val="center"/>
          </w:tcPr>
          <w:p w14:paraId="18EC995D">
            <w:pPr>
              <w:spacing w:line="400" w:lineRule="exact"/>
              <w:jc w:val="center"/>
              <w:rPr>
                <w:rFonts w:ascii="等线" w:hAnsi="等线" w:eastAsia="等线"/>
                <w:color w:val="000000"/>
                <w:sz w:val="22"/>
                <w:szCs w:val="22"/>
              </w:rPr>
            </w:pPr>
            <w:r>
              <w:rPr>
                <w:rFonts w:ascii="等线" w:hAnsi="等线" w:eastAsia="等线"/>
                <w:color w:val="000000"/>
                <w:sz w:val="22"/>
                <w:szCs w:val="22"/>
              </w:rPr>
              <w:t>CAPA编号</w:t>
            </w:r>
          </w:p>
        </w:tc>
        <w:tc>
          <w:tcPr>
            <w:tcW w:w="484" w:type="pct"/>
            <w:shd w:val="clear" w:color="auto" w:fill="auto"/>
            <w:vAlign w:val="center"/>
          </w:tcPr>
          <w:p w14:paraId="47C432B7">
            <w:pPr>
              <w:spacing w:line="400" w:lineRule="exact"/>
              <w:jc w:val="center"/>
              <w:rPr>
                <w:rFonts w:ascii="等线" w:hAnsi="等线" w:eastAsia="等线"/>
                <w:color w:val="000000"/>
                <w:sz w:val="22"/>
                <w:szCs w:val="22"/>
              </w:rPr>
            </w:pPr>
            <w:r>
              <w:rPr>
                <w:rFonts w:ascii="等线" w:hAnsi="等线" w:eastAsia="等线"/>
                <w:color w:val="000000"/>
                <w:sz w:val="22"/>
                <w:szCs w:val="22"/>
              </w:rPr>
              <w:t>CAPA来源</w:t>
            </w:r>
          </w:p>
        </w:tc>
        <w:tc>
          <w:tcPr>
            <w:tcW w:w="1617" w:type="pct"/>
            <w:shd w:val="clear" w:color="auto" w:fill="auto"/>
            <w:vAlign w:val="center"/>
          </w:tcPr>
          <w:p w14:paraId="4CDA7D95">
            <w:pPr>
              <w:spacing w:line="400" w:lineRule="exact"/>
              <w:jc w:val="center"/>
              <w:rPr>
                <w:rFonts w:ascii="等线" w:hAnsi="等线" w:eastAsia="等线"/>
                <w:color w:val="000000"/>
                <w:sz w:val="22"/>
                <w:szCs w:val="22"/>
              </w:rPr>
            </w:pPr>
            <w:r>
              <w:rPr>
                <w:rFonts w:ascii="等线" w:hAnsi="等线" w:eastAsia="等线"/>
                <w:color w:val="000000"/>
                <w:sz w:val="22"/>
                <w:szCs w:val="22"/>
              </w:rPr>
              <w:t>问题描述</w:t>
            </w:r>
          </w:p>
        </w:tc>
        <w:tc>
          <w:tcPr>
            <w:tcW w:w="1211" w:type="pct"/>
            <w:shd w:val="clear" w:color="auto" w:fill="auto"/>
            <w:vAlign w:val="center"/>
          </w:tcPr>
          <w:p w14:paraId="75109491">
            <w:pPr>
              <w:spacing w:line="400" w:lineRule="exact"/>
              <w:jc w:val="center"/>
              <w:rPr>
                <w:rFonts w:ascii="等线" w:hAnsi="等线" w:eastAsia="等线"/>
                <w:color w:val="000000"/>
                <w:sz w:val="22"/>
                <w:szCs w:val="22"/>
              </w:rPr>
            </w:pPr>
            <w:r>
              <w:rPr>
                <w:rFonts w:ascii="等线" w:hAnsi="等线" w:eastAsia="等线"/>
                <w:color w:val="000000"/>
                <w:sz w:val="22"/>
                <w:szCs w:val="22"/>
              </w:rPr>
              <w:t>采取措施</w:t>
            </w:r>
          </w:p>
        </w:tc>
        <w:tc>
          <w:tcPr>
            <w:tcW w:w="405" w:type="pct"/>
            <w:shd w:val="clear" w:color="auto" w:fill="auto"/>
            <w:vAlign w:val="center"/>
          </w:tcPr>
          <w:p w14:paraId="18207DE8">
            <w:pPr>
              <w:spacing w:line="400" w:lineRule="exact"/>
              <w:jc w:val="center"/>
              <w:rPr>
                <w:rFonts w:ascii="等线" w:hAnsi="等线" w:eastAsia="等线"/>
                <w:color w:val="000000"/>
                <w:sz w:val="22"/>
                <w:szCs w:val="22"/>
              </w:rPr>
            </w:pPr>
            <w:r>
              <w:rPr>
                <w:rFonts w:ascii="等线" w:hAnsi="等线" w:eastAsia="等线"/>
                <w:color w:val="000000"/>
                <w:sz w:val="22"/>
                <w:szCs w:val="22"/>
              </w:rPr>
              <w:t>责任部门</w:t>
            </w:r>
          </w:p>
        </w:tc>
        <w:tc>
          <w:tcPr>
            <w:tcW w:w="480" w:type="pct"/>
            <w:shd w:val="clear" w:color="auto" w:fill="auto"/>
            <w:vAlign w:val="center"/>
          </w:tcPr>
          <w:p w14:paraId="318AF13E">
            <w:pPr>
              <w:spacing w:line="400" w:lineRule="exact"/>
              <w:jc w:val="center"/>
              <w:rPr>
                <w:rFonts w:ascii="等线" w:hAnsi="等线" w:eastAsia="等线"/>
                <w:color w:val="000000"/>
                <w:sz w:val="22"/>
                <w:szCs w:val="22"/>
              </w:rPr>
            </w:pPr>
            <w:r>
              <w:rPr>
                <w:rFonts w:ascii="等线" w:hAnsi="等线" w:eastAsia="等线"/>
                <w:color w:val="000000"/>
                <w:sz w:val="22"/>
                <w:szCs w:val="22"/>
              </w:rPr>
              <w:t>关闭时间</w:t>
            </w:r>
          </w:p>
        </w:tc>
      </w:tr>
      <w:tr w14:paraId="49D1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803" w:type="pct"/>
            <w:shd w:val="clear" w:color="auto" w:fill="auto"/>
            <w:vAlign w:val="center"/>
          </w:tcPr>
          <w:p w14:paraId="030F3F25">
            <w:pPr>
              <w:spacing w:line="400" w:lineRule="exact"/>
              <w:jc w:val="left"/>
              <w:rPr>
                <w:rFonts w:ascii="Arial" w:hAnsi="Arial" w:cs="Arial"/>
                <w:sz w:val="24"/>
                <w:szCs w:val="24"/>
              </w:rPr>
            </w:pPr>
          </w:p>
        </w:tc>
        <w:tc>
          <w:tcPr>
            <w:tcW w:w="484" w:type="pct"/>
            <w:shd w:val="clear" w:color="auto" w:fill="auto"/>
            <w:vAlign w:val="center"/>
          </w:tcPr>
          <w:p w14:paraId="7AF61BFF">
            <w:pPr>
              <w:spacing w:line="400" w:lineRule="exact"/>
              <w:jc w:val="left"/>
              <w:rPr>
                <w:rFonts w:ascii="Arial" w:hAnsi="Arial" w:cs="Arial"/>
                <w:sz w:val="24"/>
                <w:szCs w:val="24"/>
              </w:rPr>
            </w:pPr>
          </w:p>
        </w:tc>
        <w:tc>
          <w:tcPr>
            <w:tcW w:w="1617" w:type="pct"/>
            <w:shd w:val="clear" w:color="auto" w:fill="auto"/>
            <w:vAlign w:val="center"/>
          </w:tcPr>
          <w:p w14:paraId="4E9CF043">
            <w:pPr>
              <w:spacing w:line="400" w:lineRule="exact"/>
              <w:jc w:val="left"/>
              <w:rPr>
                <w:rFonts w:ascii="Arial" w:hAnsi="Arial" w:cs="Arial"/>
                <w:sz w:val="24"/>
                <w:szCs w:val="24"/>
              </w:rPr>
            </w:pPr>
          </w:p>
        </w:tc>
        <w:tc>
          <w:tcPr>
            <w:tcW w:w="1211" w:type="pct"/>
            <w:shd w:val="clear" w:color="auto" w:fill="auto"/>
            <w:vAlign w:val="center"/>
          </w:tcPr>
          <w:p w14:paraId="75BA1706">
            <w:pPr>
              <w:spacing w:line="400" w:lineRule="exact"/>
              <w:jc w:val="left"/>
              <w:rPr>
                <w:rFonts w:ascii="Arial" w:hAnsi="Arial" w:cs="Arial"/>
                <w:sz w:val="24"/>
                <w:szCs w:val="24"/>
              </w:rPr>
            </w:pPr>
          </w:p>
        </w:tc>
        <w:tc>
          <w:tcPr>
            <w:tcW w:w="405" w:type="pct"/>
            <w:shd w:val="clear" w:color="auto" w:fill="auto"/>
            <w:vAlign w:val="center"/>
          </w:tcPr>
          <w:p w14:paraId="7F123577">
            <w:pPr>
              <w:spacing w:line="400" w:lineRule="exact"/>
              <w:jc w:val="left"/>
              <w:rPr>
                <w:rFonts w:ascii="Arial" w:hAnsi="Arial" w:cs="Arial"/>
                <w:sz w:val="24"/>
                <w:szCs w:val="24"/>
              </w:rPr>
            </w:pPr>
          </w:p>
        </w:tc>
        <w:tc>
          <w:tcPr>
            <w:tcW w:w="480" w:type="pct"/>
            <w:shd w:val="clear" w:color="auto" w:fill="auto"/>
            <w:vAlign w:val="center"/>
          </w:tcPr>
          <w:p w14:paraId="789A12D5">
            <w:pPr>
              <w:spacing w:line="400" w:lineRule="exact"/>
              <w:jc w:val="left"/>
              <w:rPr>
                <w:rFonts w:ascii="Arial" w:hAnsi="Arial" w:cs="Arial"/>
                <w:sz w:val="24"/>
                <w:szCs w:val="24"/>
              </w:rPr>
            </w:pPr>
          </w:p>
        </w:tc>
      </w:tr>
    </w:tbl>
    <w:p w14:paraId="0C0F2CF7">
      <w:pPr>
        <w:spacing w:line="400" w:lineRule="exact"/>
        <w:ind w:left="420" w:leftChars="200"/>
        <w:rPr>
          <w:rFonts w:ascii="Arial" w:hAnsi="Arial" w:cs="Arial"/>
          <w:sz w:val="24"/>
          <w:szCs w:val="24"/>
        </w:rPr>
      </w:pPr>
      <w:r>
        <w:rPr>
          <w:rFonts w:ascii="Arial" w:hAnsi="Arial" w:cs="Arial"/>
          <w:sz w:val="24"/>
          <w:szCs w:val="24"/>
        </w:rPr>
        <w:t>评价：2025年度生产过程涉及6个CAPA大部分都已实施并按期关闭，</w:t>
      </w:r>
      <w:r>
        <w:rPr>
          <w:rFonts w:hint="eastAsia" w:ascii="Arial" w:hAnsi="Arial" w:cs="Arial"/>
          <w:sz w:val="24"/>
          <w:szCs w:val="24"/>
        </w:rPr>
        <w:t>全部关闭</w:t>
      </w:r>
      <w:r>
        <w:rPr>
          <w:rFonts w:ascii="Arial" w:hAnsi="Arial" w:cs="Arial"/>
          <w:sz w:val="24"/>
          <w:szCs w:val="24"/>
        </w:rPr>
        <w:t>，整体质量风险可控。</w:t>
      </w:r>
    </w:p>
    <w:p w14:paraId="1E27BE26">
      <w:pPr>
        <w:pStyle w:val="2"/>
        <w:spacing w:before="0" w:beforeLines="0" w:after="0" w:afterLines="0" w:line="240" w:lineRule="auto"/>
        <w:rPr>
          <w:rFonts w:ascii="Arial" w:hAnsi="Arial" w:cs="Arial"/>
          <w:b w:val="0"/>
        </w:rPr>
      </w:pPr>
      <w:bookmarkStart w:id="15" w:name="_Toc219973072"/>
      <w:r>
        <w:rPr>
          <w:rFonts w:ascii="Arial" w:hAnsi="Arial" w:cs="Arial"/>
          <w:b w:val="0"/>
        </w:rPr>
        <w:t>12 产品留样及稳定性考察情况</w:t>
      </w:r>
      <w:bookmarkEnd w:id="15"/>
    </w:p>
    <w:p w14:paraId="75B672FF">
      <w:pPr>
        <w:rPr>
          <w:rFonts w:ascii="Arial" w:hAnsi="Arial" w:cs="Arial"/>
          <w:sz w:val="24"/>
          <w:szCs w:val="24"/>
        </w:rPr>
      </w:pPr>
      <w:r>
        <w:rPr>
          <w:rFonts w:ascii="Arial" w:hAnsi="Arial" w:cs="Arial"/>
          <w:sz w:val="24"/>
          <w:szCs w:val="24"/>
        </w:rPr>
        <w:t xml:space="preserve">12.1  </w:t>
      </w:r>
      <w:r>
        <w:rPr>
          <w:rFonts w:ascii="Arial" w:hAnsi="Arial" w:eastAsia="黑体" w:cs="Arial"/>
          <w:sz w:val="24"/>
          <w:szCs w:val="24"/>
        </w:rPr>
        <w:t>产品留样情况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2407"/>
        <w:gridCol w:w="2408"/>
        <w:gridCol w:w="2408"/>
      </w:tblGrid>
      <w:tr w14:paraId="13AD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auto"/>
          </w:tcPr>
          <w:p w14:paraId="73668D81">
            <w:pPr>
              <w:spacing w:line="400" w:lineRule="exact"/>
              <w:jc w:val="center"/>
              <w:rPr>
                <w:rFonts w:ascii="Arial" w:hAnsi="Arial" w:cs="Arial"/>
                <w:color w:val="000000"/>
                <w:sz w:val="22"/>
                <w:szCs w:val="22"/>
              </w:rPr>
            </w:pPr>
            <w:r>
              <w:rPr>
                <w:rFonts w:ascii="Arial" w:hAnsi="Arial" w:cs="Arial"/>
                <w:color w:val="000000"/>
                <w:sz w:val="22"/>
                <w:szCs w:val="22"/>
              </w:rPr>
              <w:t>留样年份</w:t>
            </w:r>
          </w:p>
        </w:tc>
        <w:tc>
          <w:tcPr>
            <w:tcW w:w="1250" w:type="pct"/>
            <w:shd w:val="clear" w:color="auto" w:fill="auto"/>
          </w:tcPr>
          <w:p w14:paraId="404F8B38">
            <w:pPr>
              <w:spacing w:line="400" w:lineRule="exact"/>
              <w:jc w:val="center"/>
              <w:rPr>
                <w:rFonts w:ascii="Arial" w:hAnsi="Arial" w:cs="Arial"/>
                <w:color w:val="000000"/>
                <w:sz w:val="22"/>
                <w:szCs w:val="22"/>
              </w:rPr>
            </w:pPr>
            <w:r>
              <w:rPr>
                <w:rFonts w:ascii="Arial" w:hAnsi="Arial" w:cs="Arial"/>
                <w:color w:val="000000"/>
                <w:sz w:val="22"/>
                <w:szCs w:val="22"/>
              </w:rPr>
              <w:t>留样批次</w:t>
            </w:r>
          </w:p>
        </w:tc>
        <w:tc>
          <w:tcPr>
            <w:tcW w:w="1250" w:type="pct"/>
            <w:shd w:val="clear" w:color="auto" w:fill="auto"/>
          </w:tcPr>
          <w:p w14:paraId="469CB8D6">
            <w:pPr>
              <w:spacing w:line="400" w:lineRule="exact"/>
              <w:jc w:val="center"/>
              <w:rPr>
                <w:rFonts w:ascii="Arial" w:hAnsi="Arial" w:cs="Arial"/>
                <w:color w:val="000000"/>
                <w:sz w:val="22"/>
                <w:szCs w:val="22"/>
              </w:rPr>
            </w:pPr>
            <w:r>
              <w:rPr>
                <w:rFonts w:ascii="Arial" w:hAnsi="Arial" w:cs="Arial"/>
                <w:color w:val="000000"/>
                <w:sz w:val="22"/>
                <w:szCs w:val="22"/>
              </w:rPr>
              <w:t>合格批次</w:t>
            </w:r>
          </w:p>
        </w:tc>
        <w:tc>
          <w:tcPr>
            <w:tcW w:w="1250" w:type="pct"/>
            <w:shd w:val="clear" w:color="auto" w:fill="auto"/>
          </w:tcPr>
          <w:p w14:paraId="056BCD40">
            <w:pPr>
              <w:spacing w:line="400" w:lineRule="exact"/>
              <w:jc w:val="center"/>
              <w:rPr>
                <w:rFonts w:ascii="Arial" w:hAnsi="Arial" w:cs="Arial"/>
                <w:color w:val="000000"/>
                <w:sz w:val="22"/>
                <w:szCs w:val="22"/>
              </w:rPr>
            </w:pPr>
            <w:r>
              <w:rPr>
                <w:rFonts w:ascii="Arial" w:hAnsi="Arial" w:cs="Arial"/>
                <w:color w:val="000000"/>
                <w:sz w:val="22"/>
                <w:szCs w:val="22"/>
              </w:rPr>
              <w:t>不合格批次</w:t>
            </w:r>
          </w:p>
        </w:tc>
      </w:tr>
      <w:tr w14:paraId="2020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auto"/>
          </w:tcPr>
          <w:p w14:paraId="0D7C79C3">
            <w:pPr>
              <w:spacing w:line="400" w:lineRule="exact"/>
              <w:jc w:val="center"/>
              <w:rPr>
                <w:rFonts w:ascii="Arial" w:hAnsi="Arial" w:cs="Arial"/>
                <w:color w:val="000000"/>
                <w:sz w:val="22"/>
                <w:szCs w:val="22"/>
              </w:rPr>
            </w:pPr>
            <w:r>
              <w:rPr>
                <w:rFonts w:ascii="Arial" w:hAnsi="Arial" w:cs="Arial"/>
                <w:color w:val="000000"/>
                <w:sz w:val="22"/>
                <w:szCs w:val="22"/>
              </w:rPr>
              <w:t>2025年</w:t>
            </w:r>
          </w:p>
        </w:tc>
        <w:tc>
          <w:tcPr>
            <w:tcW w:w="1250" w:type="pct"/>
            <w:shd w:val="clear" w:color="auto" w:fill="auto"/>
          </w:tcPr>
          <w:p w14:paraId="7B57DFAA">
            <w:pPr>
              <w:spacing w:line="400" w:lineRule="exact"/>
              <w:jc w:val="center"/>
              <w:rPr>
                <w:rFonts w:ascii="Arial" w:hAnsi="Arial" w:cs="Arial"/>
                <w:color w:val="000000"/>
                <w:sz w:val="22"/>
                <w:szCs w:val="22"/>
              </w:rPr>
            </w:pPr>
            <w:r>
              <w:rPr>
                <w:rFonts w:ascii="Arial" w:hAnsi="Arial" w:cs="Arial"/>
                <w:color w:val="000000"/>
                <w:sz w:val="22"/>
                <w:szCs w:val="22"/>
              </w:rPr>
              <w:t>6</w:t>
            </w:r>
          </w:p>
        </w:tc>
        <w:tc>
          <w:tcPr>
            <w:tcW w:w="1250" w:type="pct"/>
            <w:shd w:val="clear" w:color="auto" w:fill="auto"/>
          </w:tcPr>
          <w:p w14:paraId="752C74F1">
            <w:pPr>
              <w:spacing w:line="400" w:lineRule="exact"/>
              <w:jc w:val="center"/>
              <w:rPr>
                <w:rFonts w:ascii="Arial" w:hAnsi="Arial" w:cs="Arial"/>
                <w:color w:val="000000"/>
                <w:sz w:val="22"/>
                <w:szCs w:val="22"/>
              </w:rPr>
            </w:pPr>
            <w:r>
              <w:rPr>
                <w:rFonts w:ascii="Arial" w:hAnsi="Arial" w:cs="Arial"/>
                <w:color w:val="000000"/>
                <w:sz w:val="22"/>
                <w:szCs w:val="22"/>
              </w:rPr>
              <w:t>6</w:t>
            </w:r>
          </w:p>
        </w:tc>
        <w:tc>
          <w:tcPr>
            <w:tcW w:w="1250" w:type="pct"/>
            <w:shd w:val="clear" w:color="auto" w:fill="auto"/>
          </w:tcPr>
          <w:p w14:paraId="458F28E0">
            <w:pPr>
              <w:spacing w:line="400" w:lineRule="exact"/>
              <w:jc w:val="center"/>
              <w:rPr>
                <w:rFonts w:ascii="Arial" w:hAnsi="Arial" w:cs="Arial"/>
                <w:color w:val="000000"/>
                <w:sz w:val="22"/>
                <w:szCs w:val="22"/>
              </w:rPr>
            </w:pPr>
            <w:r>
              <w:rPr>
                <w:rFonts w:ascii="Arial" w:hAnsi="Arial" w:cs="Arial"/>
                <w:color w:val="000000"/>
                <w:sz w:val="22"/>
                <w:szCs w:val="22"/>
              </w:rPr>
              <w:t>0</w:t>
            </w:r>
          </w:p>
        </w:tc>
      </w:tr>
    </w:tbl>
    <w:p w14:paraId="078B3695">
      <w:pPr>
        <w:spacing w:line="400" w:lineRule="exact"/>
        <w:ind w:left="420" w:leftChars="200"/>
        <w:rPr>
          <w:rFonts w:ascii="Arial" w:hAnsi="Arial" w:cs="Arial"/>
          <w:sz w:val="24"/>
          <w:szCs w:val="24"/>
        </w:rPr>
      </w:pPr>
      <w:r>
        <w:rPr>
          <w:rFonts w:ascii="Arial" w:hAnsi="Arial" w:cs="Arial"/>
          <w:sz w:val="24"/>
          <w:szCs w:val="24"/>
        </w:rPr>
        <w:t>评价：2025</w:t>
      </w:r>
      <w:r>
        <w:rPr>
          <w:rFonts w:hint="eastAsia" w:ascii="Arial" w:hAnsi="Arial" w:cs="Arial"/>
          <w:sz w:val="24"/>
          <w:szCs w:val="24"/>
        </w:rPr>
        <w:t>年度</w:t>
      </w:r>
      <w:r>
        <w:rPr>
          <w:rFonts w:ascii="Arial" w:hAnsi="Arial" w:cs="Arial"/>
          <w:sz w:val="24"/>
          <w:szCs w:val="24"/>
        </w:rPr>
        <w:t>生产的</w:t>
      </w:r>
      <w:r>
        <w:rPr>
          <w:rFonts w:hint="eastAsia" w:ascii="Arial" w:hAnsi="Arial" w:cs="Arial"/>
          <w:sz w:val="24"/>
          <w:szCs w:val="24"/>
        </w:rPr>
        <w:t>6批</w:t>
      </w:r>
      <w:r>
        <w:rPr>
          <w:rFonts w:hint="eastAsia" w:ascii="Arial" w:hAnsi="Arial" w:cs="Arial"/>
          <w:sz w:val="24"/>
          <w:szCs w:val="24"/>
          <w:lang w:eastAsia="zh-CN"/>
        </w:rPr>
        <w:t>产品名（ll）</w:t>
      </w:r>
      <w:r>
        <w:rPr>
          <w:rFonts w:hint="eastAsia" w:ascii="Arial" w:hAnsi="Arial" w:cs="Arial"/>
          <w:sz w:val="24"/>
          <w:szCs w:val="24"/>
        </w:rPr>
        <w:t>注射液留样</w:t>
      </w:r>
      <w:r>
        <w:rPr>
          <w:rFonts w:ascii="Arial" w:hAnsi="Arial" w:cs="Arial"/>
          <w:sz w:val="24"/>
          <w:szCs w:val="24"/>
        </w:rPr>
        <w:t>均合格，</w:t>
      </w:r>
      <w:r>
        <w:rPr>
          <w:rFonts w:hint="eastAsia" w:ascii="Arial" w:hAnsi="Arial" w:cs="Arial"/>
          <w:sz w:val="24"/>
          <w:szCs w:val="24"/>
        </w:rPr>
        <w:t>产品</w:t>
      </w:r>
      <w:r>
        <w:rPr>
          <w:rFonts w:ascii="Arial" w:hAnsi="Arial" w:cs="Arial"/>
          <w:sz w:val="24"/>
          <w:szCs w:val="24"/>
        </w:rPr>
        <w:t>质量稳定可控，</w:t>
      </w:r>
      <w:r>
        <w:rPr>
          <w:rFonts w:hint="eastAsia" w:ascii="Arial" w:hAnsi="Arial" w:cs="Arial"/>
          <w:sz w:val="24"/>
          <w:szCs w:val="24"/>
        </w:rPr>
        <w:t>符合</w:t>
      </w:r>
      <w:r>
        <w:rPr>
          <w:rFonts w:ascii="Arial" w:hAnsi="Arial" w:cs="Arial"/>
          <w:sz w:val="24"/>
          <w:szCs w:val="24"/>
        </w:rPr>
        <w:t>质量控制标准要求。</w:t>
      </w:r>
    </w:p>
    <w:p w14:paraId="02B9B2F2">
      <w:pPr>
        <w:spacing w:line="400" w:lineRule="exact"/>
        <w:rPr>
          <w:rFonts w:ascii="Arial" w:hAnsi="Arial" w:cs="Arial"/>
          <w:sz w:val="24"/>
          <w:szCs w:val="24"/>
        </w:rPr>
      </w:pPr>
      <w:r>
        <w:rPr>
          <w:rFonts w:ascii="Arial" w:hAnsi="Arial" w:cs="Arial"/>
          <w:sz w:val="24"/>
          <w:szCs w:val="24"/>
        </w:rPr>
        <w:t xml:space="preserve">12.2  </w:t>
      </w:r>
      <w:r>
        <w:rPr>
          <w:rFonts w:ascii="Arial" w:hAnsi="Arial" w:eastAsia="黑体" w:cs="Arial"/>
          <w:sz w:val="24"/>
          <w:szCs w:val="24"/>
        </w:rPr>
        <w:t>稳定性考察结果情况</w:t>
      </w:r>
    </w:p>
    <w:p w14:paraId="2912A5F6">
      <w:pPr>
        <w:spacing w:line="400" w:lineRule="exact"/>
        <w:rPr>
          <w:rFonts w:ascii="Arial" w:hAnsi="Arial" w:cs="Arial"/>
          <w:sz w:val="24"/>
          <w:szCs w:val="24"/>
        </w:rPr>
      </w:pPr>
      <w:r>
        <w:rPr>
          <w:rFonts w:ascii="Arial" w:hAnsi="Arial" w:cs="Arial"/>
          <w:sz w:val="24"/>
          <w:szCs w:val="24"/>
        </w:rPr>
        <w:t>12.2.1  长期稳定性试验结果及趋势分析</w:t>
      </w:r>
    </w:p>
    <w:p w14:paraId="4B75A31D">
      <w:pPr>
        <w:spacing w:line="400" w:lineRule="exact"/>
        <w:rPr>
          <w:rFonts w:ascii="Arial" w:hAnsi="Arial" w:cs="Arial"/>
          <w:sz w:val="24"/>
          <w:szCs w:val="24"/>
        </w:rPr>
      </w:pPr>
      <w:r>
        <w:rPr>
          <w:rFonts w:hint="eastAsia" w:ascii="Arial" w:hAnsi="Arial" w:cs="Arial"/>
          <w:sz w:val="24"/>
          <w:szCs w:val="24"/>
        </w:rPr>
        <w:t>本年度对以下批次进行长期稳定性考察</w:t>
      </w:r>
      <w:r>
        <w:rPr>
          <w:rFonts w:ascii="Arial" w:hAnsi="Arial" w:cs="Arial"/>
          <w:sz w:val="24"/>
          <w:szCs w:val="24"/>
        </w:rPr>
        <w:t>：</w:t>
      </w:r>
    </w:p>
    <w:tbl>
      <w:tblPr>
        <w:tblStyle w:val="11"/>
        <w:tblW w:w="50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2176"/>
        <w:gridCol w:w="1662"/>
        <w:gridCol w:w="2327"/>
        <w:gridCol w:w="1995"/>
      </w:tblGrid>
      <w:tr w14:paraId="63A3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837" w:type="pct"/>
            <w:shd w:val="clear" w:color="auto" w:fill="auto"/>
            <w:vAlign w:val="center"/>
          </w:tcPr>
          <w:p w14:paraId="7AFF6AB8">
            <w:pPr>
              <w:spacing w:line="400" w:lineRule="exact"/>
              <w:jc w:val="center"/>
              <w:rPr>
                <w:rFonts w:ascii="Arial" w:hAnsi="Arial" w:cs="Arial"/>
                <w:color w:val="000000"/>
                <w:sz w:val="22"/>
                <w:szCs w:val="22"/>
              </w:rPr>
            </w:pPr>
            <w:r>
              <w:rPr>
                <w:rFonts w:ascii="Arial" w:hAnsi="Arial" w:cs="Arial"/>
                <w:color w:val="000000"/>
                <w:sz w:val="22"/>
                <w:szCs w:val="22"/>
              </w:rPr>
              <w:t>标准</w:t>
            </w:r>
          </w:p>
        </w:tc>
        <w:tc>
          <w:tcPr>
            <w:tcW w:w="1110" w:type="pct"/>
            <w:shd w:val="clear" w:color="auto" w:fill="auto"/>
            <w:vAlign w:val="center"/>
          </w:tcPr>
          <w:p w14:paraId="33AE1738">
            <w:pPr>
              <w:spacing w:line="400" w:lineRule="exact"/>
              <w:jc w:val="center"/>
              <w:rPr>
                <w:rFonts w:ascii="Arial" w:hAnsi="Arial" w:cs="Arial"/>
                <w:color w:val="000000"/>
                <w:sz w:val="22"/>
                <w:szCs w:val="22"/>
              </w:rPr>
            </w:pPr>
            <w:r>
              <w:rPr>
                <w:rFonts w:ascii="Arial" w:hAnsi="Arial" w:cs="Arial"/>
                <w:color w:val="000000"/>
                <w:sz w:val="22"/>
                <w:szCs w:val="22"/>
              </w:rPr>
              <w:t>考察条件</w:t>
            </w:r>
          </w:p>
        </w:tc>
        <w:tc>
          <w:tcPr>
            <w:tcW w:w="848" w:type="pct"/>
            <w:shd w:val="clear" w:color="auto" w:fill="auto"/>
            <w:vAlign w:val="center"/>
          </w:tcPr>
          <w:p w14:paraId="38BD9B48">
            <w:pPr>
              <w:spacing w:line="400" w:lineRule="exact"/>
              <w:jc w:val="center"/>
              <w:rPr>
                <w:rFonts w:ascii="Arial" w:hAnsi="Arial" w:cs="Arial"/>
                <w:color w:val="000000"/>
                <w:sz w:val="22"/>
                <w:szCs w:val="22"/>
              </w:rPr>
            </w:pPr>
            <w:r>
              <w:rPr>
                <w:rFonts w:ascii="Arial" w:hAnsi="Arial" w:cs="Arial"/>
                <w:color w:val="000000"/>
                <w:sz w:val="22"/>
                <w:szCs w:val="22"/>
              </w:rPr>
              <w:t>批号</w:t>
            </w:r>
          </w:p>
        </w:tc>
        <w:tc>
          <w:tcPr>
            <w:tcW w:w="1187" w:type="pct"/>
            <w:shd w:val="clear" w:color="auto" w:fill="auto"/>
            <w:vAlign w:val="center"/>
          </w:tcPr>
          <w:p w14:paraId="5CFAEE20">
            <w:pPr>
              <w:spacing w:line="400" w:lineRule="exact"/>
              <w:jc w:val="center"/>
              <w:rPr>
                <w:rFonts w:ascii="Arial" w:hAnsi="Arial" w:cs="Arial"/>
                <w:color w:val="000000"/>
                <w:sz w:val="22"/>
                <w:szCs w:val="22"/>
              </w:rPr>
            </w:pPr>
            <w:r>
              <w:rPr>
                <w:rFonts w:ascii="Arial" w:hAnsi="Arial" w:cs="Arial"/>
                <w:color w:val="000000"/>
                <w:sz w:val="22"/>
                <w:szCs w:val="22"/>
              </w:rPr>
              <w:t>考察期至</w:t>
            </w:r>
          </w:p>
        </w:tc>
        <w:tc>
          <w:tcPr>
            <w:tcW w:w="1018" w:type="pct"/>
            <w:shd w:val="clear" w:color="auto" w:fill="auto"/>
            <w:vAlign w:val="center"/>
          </w:tcPr>
          <w:p w14:paraId="218E1AB8">
            <w:pPr>
              <w:spacing w:line="400" w:lineRule="exact"/>
              <w:jc w:val="center"/>
              <w:rPr>
                <w:rFonts w:ascii="Arial" w:hAnsi="Arial" w:cs="Arial"/>
                <w:color w:val="000000"/>
                <w:sz w:val="22"/>
                <w:szCs w:val="22"/>
              </w:rPr>
            </w:pPr>
            <w:r>
              <w:rPr>
                <w:rFonts w:ascii="Arial" w:hAnsi="Arial" w:cs="Arial"/>
                <w:color w:val="000000"/>
                <w:sz w:val="22"/>
                <w:szCs w:val="22"/>
              </w:rPr>
              <w:t>总考察期</w:t>
            </w:r>
          </w:p>
        </w:tc>
      </w:tr>
      <w:tr w14:paraId="50F5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837" w:type="pct"/>
            <w:shd w:val="clear" w:color="auto" w:fill="auto"/>
            <w:vAlign w:val="center"/>
          </w:tcPr>
          <w:p w14:paraId="1AB7D567">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110" w:type="pct"/>
            <w:shd w:val="clear" w:color="auto" w:fill="auto"/>
            <w:vAlign w:val="center"/>
          </w:tcPr>
          <w:p w14:paraId="19829AE6">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848" w:type="pct"/>
            <w:shd w:val="clear" w:color="auto" w:fill="auto"/>
            <w:vAlign w:val="center"/>
          </w:tcPr>
          <w:p w14:paraId="427D3229">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187" w:type="pct"/>
            <w:shd w:val="clear" w:color="auto" w:fill="auto"/>
            <w:vAlign w:val="center"/>
          </w:tcPr>
          <w:p w14:paraId="57FA291B">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018" w:type="pct"/>
            <w:shd w:val="clear" w:color="auto" w:fill="auto"/>
            <w:vAlign w:val="center"/>
          </w:tcPr>
          <w:p w14:paraId="3307E553">
            <w:pPr>
              <w:spacing w:line="400" w:lineRule="exact"/>
              <w:jc w:val="center"/>
              <w:rPr>
                <w:rFonts w:ascii="Arial" w:hAnsi="Arial" w:cs="Arial"/>
                <w:color w:val="000000"/>
                <w:sz w:val="22"/>
                <w:szCs w:val="22"/>
              </w:rPr>
            </w:pPr>
            <w:r>
              <w:rPr>
                <w:rFonts w:ascii="Arial" w:hAnsi="Arial" w:cs="Arial"/>
                <w:color w:val="000000"/>
                <w:sz w:val="22"/>
                <w:szCs w:val="22"/>
              </w:rPr>
              <w:t>N/A</w:t>
            </w:r>
          </w:p>
        </w:tc>
      </w:tr>
    </w:tbl>
    <w:p w14:paraId="71547848">
      <w:pPr>
        <w:spacing w:line="400" w:lineRule="exact"/>
        <w:ind w:left="420" w:leftChars="200"/>
        <w:rPr>
          <w:rFonts w:ascii="Arial" w:hAnsi="Arial" w:cs="Arial"/>
          <w:sz w:val="24"/>
          <w:szCs w:val="24"/>
        </w:rPr>
      </w:pPr>
      <w:r>
        <w:rPr>
          <w:rFonts w:ascii="Arial" w:hAnsi="Arial" w:cs="Arial"/>
          <w:sz w:val="24"/>
          <w:szCs w:val="24"/>
        </w:rPr>
        <w:t>评价：</w:t>
      </w:r>
      <w:r>
        <w:rPr>
          <w:rFonts w:hint="eastAsia" w:ascii="Arial" w:hAnsi="Arial" w:cs="Arial"/>
          <w:sz w:val="24"/>
          <w:szCs w:val="24"/>
        </w:rPr>
        <w:t>2</w:t>
      </w:r>
      <w:r>
        <w:rPr>
          <w:rFonts w:ascii="Arial" w:hAnsi="Arial" w:cs="Arial"/>
          <w:sz w:val="24"/>
          <w:szCs w:val="24"/>
        </w:rPr>
        <w:t>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注射液无长期稳定性考察</w:t>
      </w:r>
      <w:r>
        <w:rPr>
          <w:rFonts w:ascii="Arial" w:hAnsi="Arial" w:cs="Arial"/>
          <w:sz w:val="24"/>
          <w:szCs w:val="24"/>
        </w:rPr>
        <w:t>。</w:t>
      </w:r>
    </w:p>
    <w:p w14:paraId="50976907">
      <w:pPr>
        <w:spacing w:line="400" w:lineRule="exact"/>
        <w:rPr>
          <w:rFonts w:ascii="Arial" w:hAnsi="Arial" w:cs="Arial"/>
          <w:sz w:val="24"/>
          <w:szCs w:val="24"/>
        </w:rPr>
      </w:pPr>
      <w:r>
        <w:rPr>
          <w:rFonts w:ascii="Arial" w:hAnsi="Arial" w:cs="Arial"/>
          <w:sz w:val="24"/>
          <w:szCs w:val="24"/>
        </w:rPr>
        <w:t>12.2.2  加速稳定性试验结果趋势分析</w:t>
      </w:r>
    </w:p>
    <w:p w14:paraId="5BA50995">
      <w:pPr>
        <w:spacing w:line="400" w:lineRule="exact"/>
        <w:rPr>
          <w:rFonts w:ascii="Arial" w:hAnsi="Arial" w:cs="Arial"/>
          <w:sz w:val="24"/>
          <w:szCs w:val="24"/>
        </w:rPr>
      </w:pPr>
      <w:r>
        <w:rPr>
          <w:rFonts w:hint="eastAsia" w:ascii="Arial" w:hAnsi="Arial" w:cs="Arial"/>
          <w:sz w:val="24"/>
          <w:szCs w:val="24"/>
        </w:rPr>
        <w:t>本年度对以下批次进行加速稳定性考察</w:t>
      </w:r>
      <w:r>
        <w:rPr>
          <w:rFonts w:ascii="Arial" w:hAnsi="Arial" w:cs="Arial"/>
          <w:sz w:val="24"/>
          <w:szCs w:val="24"/>
        </w:rPr>
        <w:t>：</w:t>
      </w:r>
    </w:p>
    <w:tbl>
      <w:tblPr>
        <w:tblStyle w:val="11"/>
        <w:tblW w:w="502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2146"/>
        <w:gridCol w:w="1968"/>
        <w:gridCol w:w="1966"/>
        <w:gridCol w:w="1969"/>
      </w:tblGrid>
      <w:tr w14:paraId="3028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4" w:hRule="atLeast"/>
        </w:trPr>
        <w:tc>
          <w:tcPr>
            <w:tcW w:w="837" w:type="pct"/>
            <w:shd w:val="clear" w:color="auto" w:fill="auto"/>
            <w:vAlign w:val="center"/>
          </w:tcPr>
          <w:p w14:paraId="656D8360">
            <w:pPr>
              <w:spacing w:line="400" w:lineRule="exact"/>
              <w:jc w:val="center"/>
              <w:rPr>
                <w:rFonts w:ascii="Arial" w:hAnsi="Arial" w:cs="Arial"/>
                <w:color w:val="000000"/>
                <w:sz w:val="22"/>
                <w:szCs w:val="22"/>
              </w:rPr>
            </w:pPr>
            <w:r>
              <w:rPr>
                <w:rFonts w:ascii="Arial" w:hAnsi="Arial" w:cs="Arial"/>
                <w:color w:val="000000"/>
                <w:sz w:val="22"/>
                <w:szCs w:val="22"/>
              </w:rPr>
              <w:t>标准</w:t>
            </w:r>
          </w:p>
        </w:tc>
        <w:tc>
          <w:tcPr>
            <w:tcW w:w="1110" w:type="pct"/>
            <w:shd w:val="clear" w:color="auto" w:fill="auto"/>
            <w:vAlign w:val="center"/>
          </w:tcPr>
          <w:p w14:paraId="3555E972">
            <w:pPr>
              <w:spacing w:line="400" w:lineRule="exact"/>
              <w:jc w:val="center"/>
              <w:rPr>
                <w:rFonts w:ascii="Arial" w:hAnsi="Arial" w:cs="Arial"/>
                <w:color w:val="000000"/>
                <w:sz w:val="22"/>
                <w:szCs w:val="22"/>
              </w:rPr>
            </w:pPr>
            <w:r>
              <w:rPr>
                <w:rFonts w:ascii="Arial" w:hAnsi="Arial" w:cs="Arial"/>
                <w:color w:val="000000"/>
                <w:sz w:val="22"/>
                <w:szCs w:val="22"/>
              </w:rPr>
              <w:t>考察条件</w:t>
            </w:r>
          </w:p>
        </w:tc>
        <w:tc>
          <w:tcPr>
            <w:tcW w:w="1018" w:type="pct"/>
            <w:shd w:val="clear" w:color="auto" w:fill="auto"/>
            <w:vAlign w:val="center"/>
          </w:tcPr>
          <w:p w14:paraId="3BE97FA6">
            <w:pPr>
              <w:spacing w:line="400" w:lineRule="exact"/>
              <w:jc w:val="center"/>
              <w:rPr>
                <w:rFonts w:ascii="Arial" w:hAnsi="Arial" w:cs="Arial"/>
                <w:color w:val="000000"/>
                <w:sz w:val="22"/>
                <w:szCs w:val="22"/>
              </w:rPr>
            </w:pPr>
            <w:r>
              <w:rPr>
                <w:rFonts w:ascii="Arial" w:hAnsi="Arial" w:cs="Arial"/>
                <w:color w:val="000000"/>
                <w:sz w:val="22"/>
                <w:szCs w:val="22"/>
              </w:rPr>
              <w:t>批号</w:t>
            </w:r>
          </w:p>
        </w:tc>
        <w:tc>
          <w:tcPr>
            <w:tcW w:w="1017" w:type="pct"/>
            <w:shd w:val="clear" w:color="auto" w:fill="auto"/>
            <w:vAlign w:val="center"/>
          </w:tcPr>
          <w:p w14:paraId="07D2D6DA">
            <w:pPr>
              <w:spacing w:line="400" w:lineRule="exact"/>
              <w:jc w:val="center"/>
              <w:rPr>
                <w:rFonts w:ascii="Arial" w:hAnsi="Arial" w:cs="Arial"/>
                <w:color w:val="000000"/>
                <w:sz w:val="22"/>
                <w:szCs w:val="22"/>
              </w:rPr>
            </w:pPr>
            <w:r>
              <w:rPr>
                <w:rFonts w:ascii="Arial" w:hAnsi="Arial" w:cs="Arial"/>
                <w:color w:val="000000"/>
                <w:sz w:val="22"/>
                <w:szCs w:val="22"/>
              </w:rPr>
              <w:t>考察期至</w:t>
            </w:r>
          </w:p>
        </w:tc>
        <w:tc>
          <w:tcPr>
            <w:tcW w:w="1018" w:type="pct"/>
            <w:shd w:val="clear" w:color="auto" w:fill="auto"/>
            <w:vAlign w:val="center"/>
          </w:tcPr>
          <w:p w14:paraId="3E8930FA">
            <w:pPr>
              <w:spacing w:line="400" w:lineRule="exact"/>
              <w:jc w:val="center"/>
              <w:rPr>
                <w:rFonts w:ascii="Arial" w:hAnsi="Arial" w:cs="Arial"/>
                <w:color w:val="000000"/>
                <w:sz w:val="22"/>
                <w:szCs w:val="22"/>
              </w:rPr>
            </w:pPr>
            <w:r>
              <w:rPr>
                <w:rFonts w:ascii="Arial" w:hAnsi="Arial" w:cs="Arial"/>
                <w:color w:val="000000"/>
                <w:sz w:val="22"/>
                <w:szCs w:val="22"/>
              </w:rPr>
              <w:t>总考察期</w:t>
            </w:r>
          </w:p>
        </w:tc>
      </w:tr>
      <w:tr w14:paraId="22A0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37" w:type="pct"/>
            <w:shd w:val="clear" w:color="auto" w:fill="auto"/>
            <w:vAlign w:val="center"/>
          </w:tcPr>
          <w:p w14:paraId="2685244B">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110" w:type="pct"/>
            <w:shd w:val="clear" w:color="auto" w:fill="auto"/>
            <w:vAlign w:val="center"/>
          </w:tcPr>
          <w:p w14:paraId="5CCE11E8">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018" w:type="pct"/>
            <w:shd w:val="clear" w:color="auto" w:fill="auto"/>
            <w:vAlign w:val="center"/>
          </w:tcPr>
          <w:p w14:paraId="6891E81E">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017" w:type="pct"/>
            <w:shd w:val="clear" w:color="auto" w:fill="auto"/>
            <w:vAlign w:val="center"/>
          </w:tcPr>
          <w:p w14:paraId="4082A3E2">
            <w:pPr>
              <w:spacing w:line="400" w:lineRule="exact"/>
              <w:jc w:val="center"/>
              <w:rPr>
                <w:rFonts w:ascii="Arial" w:hAnsi="Arial" w:cs="Arial"/>
                <w:color w:val="000000"/>
                <w:sz w:val="22"/>
                <w:szCs w:val="22"/>
              </w:rPr>
            </w:pPr>
            <w:r>
              <w:rPr>
                <w:rFonts w:ascii="Arial" w:hAnsi="Arial" w:cs="Arial"/>
                <w:color w:val="000000"/>
                <w:sz w:val="22"/>
                <w:szCs w:val="22"/>
              </w:rPr>
              <w:t>N/A</w:t>
            </w:r>
          </w:p>
        </w:tc>
        <w:tc>
          <w:tcPr>
            <w:tcW w:w="1018" w:type="pct"/>
            <w:shd w:val="clear" w:color="auto" w:fill="auto"/>
            <w:vAlign w:val="center"/>
          </w:tcPr>
          <w:p w14:paraId="6ED5FEE6">
            <w:pPr>
              <w:spacing w:line="400" w:lineRule="exact"/>
              <w:jc w:val="center"/>
              <w:rPr>
                <w:rFonts w:ascii="Arial" w:hAnsi="Arial" w:cs="Arial"/>
                <w:color w:val="000000"/>
                <w:sz w:val="22"/>
                <w:szCs w:val="22"/>
              </w:rPr>
            </w:pPr>
            <w:r>
              <w:rPr>
                <w:rFonts w:ascii="Arial" w:hAnsi="Arial" w:cs="Arial"/>
                <w:color w:val="000000"/>
                <w:sz w:val="22"/>
                <w:szCs w:val="22"/>
              </w:rPr>
              <w:t>N/A</w:t>
            </w:r>
          </w:p>
        </w:tc>
      </w:tr>
    </w:tbl>
    <w:p w14:paraId="66D005C2">
      <w:pPr>
        <w:spacing w:line="400" w:lineRule="exact"/>
        <w:ind w:left="420" w:leftChars="200"/>
        <w:rPr>
          <w:rFonts w:ascii="Arial" w:hAnsi="Arial" w:cs="Arial"/>
          <w:sz w:val="24"/>
          <w:szCs w:val="24"/>
        </w:rPr>
      </w:pPr>
      <w:r>
        <w:rPr>
          <w:rFonts w:ascii="Arial" w:hAnsi="Arial" w:cs="Arial"/>
          <w:sz w:val="24"/>
          <w:szCs w:val="24"/>
        </w:rPr>
        <w:t>评价：2025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注射液无</w:t>
      </w:r>
      <w:r>
        <w:rPr>
          <w:rFonts w:ascii="Arial" w:hAnsi="Arial" w:cs="Arial"/>
          <w:sz w:val="24"/>
          <w:szCs w:val="24"/>
        </w:rPr>
        <w:t>加速稳定性考察。</w:t>
      </w:r>
    </w:p>
    <w:p w14:paraId="255D3508">
      <w:pPr>
        <w:spacing w:line="400" w:lineRule="exact"/>
        <w:rPr>
          <w:rFonts w:ascii="Arial" w:hAnsi="Arial" w:cs="Arial"/>
          <w:sz w:val="24"/>
          <w:szCs w:val="24"/>
        </w:rPr>
      </w:pPr>
      <w:r>
        <w:rPr>
          <w:rFonts w:hint="eastAsia" w:ascii="Arial" w:hAnsi="Arial" w:cs="Arial"/>
          <w:sz w:val="24"/>
          <w:szCs w:val="24"/>
        </w:rPr>
        <w:t>12.2.3  持续稳定性考察结果分析</w:t>
      </w:r>
      <w:r>
        <w:rPr>
          <w:rFonts w:ascii="Arial" w:hAnsi="Arial" w:cs="Arial"/>
          <w:sz w:val="24"/>
          <w:szCs w:val="24"/>
        </w:rPr>
        <w:t xml:space="preserve"> </w:t>
      </w:r>
    </w:p>
    <w:p w14:paraId="633B4572">
      <w:pPr>
        <w:spacing w:line="400" w:lineRule="exact"/>
        <w:rPr>
          <w:rFonts w:ascii="Arial" w:hAnsi="Arial" w:cs="Arial"/>
          <w:sz w:val="24"/>
          <w:szCs w:val="24"/>
        </w:rPr>
      </w:pPr>
      <w:r>
        <w:rPr>
          <w:rFonts w:hint="eastAsia" w:ascii="Arial" w:hAnsi="Arial" w:cs="Arial"/>
          <w:sz w:val="24"/>
          <w:szCs w:val="24"/>
        </w:rPr>
        <w:t>本年度对以下批次进行持续稳定性考察</w:t>
      </w:r>
      <w:r>
        <w:rPr>
          <w:rFonts w:ascii="Arial" w:hAnsi="Arial" w:cs="Arial"/>
          <w:sz w:val="24"/>
          <w:szCs w:val="24"/>
        </w:rPr>
        <w:t>：</w:t>
      </w:r>
    </w:p>
    <w:tbl>
      <w:tblPr>
        <w:tblStyle w:val="11"/>
        <w:tblW w:w="50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2161"/>
        <w:gridCol w:w="1981"/>
        <w:gridCol w:w="1979"/>
        <w:gridCol w:w="1980"/>
      </w:tblGrid>
      <w:tr w14:paraId="1370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838" w:type="pct"/>
            <w:vAlign w:val="center"/>
          </w:tcPr>
          <w:p w14:paraId="73E424E4">
            <w:pPr>
              <w:spacing w:line="400" w:lineRule="exact"/>
              <w:jc w:val="center"/>
              <w:rPr>
                <w:rFonts w:ascii="Arial" w:hAnsi="Arial" w:cs="Arial"/>
                <w:color w:val="000000"/>
                <w:sz w:val="22"/>
                <w:szCs w:val="22"/>
              </w:rPr>
            </w:pPr>
            <w:r>
              <w:rPr>
                <w:rFonts w:ascii="Arial" w:hAnsi="Arial" w:cs="Arial"/>
                <w:color w:val="000000"/>
                <w:sz w:val="22"/>
                <w:szCs w:val="22"/>
              </w:rPr>
              <w:t>标准</w:t>
            </w:r>
          </w:p>
        </w:tc>
        <w:tc>
          <w:tcPr>
            <w:tcW w:w="1110" w:type="pct"/>
            <w:vAlign w:val="center"/>
          </w:tcPr>
          <w:p w14:paraId="1268300C">
            <w:pPr>
              <w:spacing w:line="400" w:lineRule="exact"/>
              <w:jc w:val="center"/>
              <w:rPr>
                <w:rFonts w:ascii="Arial" w:hAnsi="Arial" w:cs="Arial"/>
                <w:color w:val="000000"/>
                <w:sz w:val="22"/>
                <w:szCs w:val="22"/>
              </w:rPr>
            </w:pPr>
            <w:r>
              <w:rPr>
                <w:rFonts w:ascii="Arial" w:hAnsi="Arial" w:cs="Arial"/>
                <w:color w:val="000000"/>
                <w:sz w:val="22"/>
                <w:szCs w:val="22"/>
              </w:rPr>
              <w:t>考察条件</w:t>
            </w:r>
          </w:p>
        </w:tc>
        <w:tc>
          <w:tcPr>
            <w:tcW w:w="1018" w:type="pct"/>
            <w:vAlign w:val="center"/>
          </w:tcPr>
          <w:p w14:paraId="42080185">
            <w:pPr>
              <w:spacing w:line="400" w:lineRule="exact"/>
              <w:jc w:val="center"/>
              <w:rPr>
                <w:rFonts w:ascii="Arial" w:hAnsi="Arial" w:cs="Arial"/>
                <w:color w:val="000000"/>
                <w:sz w:val="22"/>
                <w:szCs w:val="22"/>
              </w:rPr>
            </w:pPr>
            <w:r>
              <w:rPr>
                <w:rFonts w:ascii="Arial" w:hAnsi="Arial" w:cs="Arial"/>
                <w:color w:val="000000"/>
                <w:sz w:val="22"/>
                <w:szCs w:val="22"/>
              </w:rPr>
              <w:t>批号</w:t>
            </w:r>
          </w:p>
        </w:tc>
        <w:tc>
          <w:tcPr>
            <w:tcW w:w="1017" w:type="pct"/>
            <w:vAlign w:val="center"/>
          </w:tcPr>
          <w:p w14:paraId="482F17E5">
            <w:pPr>
              <w:spacing w:line="400" w:lineRule="exact"/>
              <w:jc w:val="center"/>
              <w:rPr>
                <w:rFonts w:ascii="Arial" w:hAnsi="Arial" w:cs="Arial"/>
                <w:color w:val="000000"/>
                <w:sz w:val="22"/>
                <w:szCs w:val="22"/>
              </w:rPr>
            </w:pPr>
            <w:r>
              <w:rPr>
                <w:rFonts w:ascii="Arial" w:hAnsi="Arial" w:cs="Arial"/>
                <w:color w:val="000000"/>
                <w:sz w:val="22"/>
                <w:szCs w:val="22"/>
              </w:rPr>
              <w:t>考察期至</w:t>
            </w:r>
          </w:p>
        </w:tc>
        <w:tc>
          <w:tcPr>
            <w:tcW w:w="1018" w:type="pct"/>
            <w:vAlign w:val="center"/>
          </w:tcPr>
          <w:p w14:paraId="51B47818">
            <w:pPr>
              <w:spacing w:line="400" w:lineRule="exact"/>
              <w:jc w:val="center"/>
              <w:rPr>
                <w:rFonts w:ascii="Arial" w:hAnsi="Arial" w:cs="Arial"/>
                <w:color w:val="000000"/>
                <w:sz w:val="22"/>
                <w:szCs w:val="22"/>
              </w:rPr>
            </w:pPr>
            <w:r>
              <w:rPr>
                <w:rFonts w:ascii="Arial" w:hAnsi="Arial" w:cs="Arial"/>
                <w:color w:val="000000"/>
                <w:sz w:val="22"/>
                <w:szCs w:val="22"/>
              </w:rPr>
              <w:t>总考察期</w:t>
            </w:r>
          </w:p>
        </w:tc>
      </w:tr>
      <w:tr w14:paraId="05B80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838" w:type="pct"/>
            <w:vAlign w:val="center"/>
          </w:tcPr>
          <w:p w14:paraId="4C54C17E">
            <w:pPr>
              <w:spacing w:line="400" w:lineRule="exact"/>
              <w:jc w:val="center"/>
              <w:rPr>
                <w:rFonts w:ascii="Arial" w:hAnsi="Arial" w:cs="Arial"/>
                <w:color w:val="000000"/>
                <w:sz w:val="22"/>
                <w:szCs w:val="22"/>
              </w:rPr>
            </w:pPr>
            <w:r>
              <w:rPr>
                <w:rFonts w:ascii="Arial" w:hAnsi="Arial" w:cs="Arial"/>
                <w:color w:val="000000"/>
                <w:sz w:val="22"/>
                <w:szCs w:val="22"/>
              </w:rPr>
              <w:t>GQA-Q0146</w:t>
            </w:r>
          </w:p>
        </w:tc>
        <w:tc>
          <w:tcPr>
            <w:tcW w:w="1110" w:type="pct"/>
            <w:vAlign w:val="center"/>
          </w:tcPr>
          <w:p w14:paraId="6A8FD40A">
            <w:pPr>
              <w:spacing w:line="400" w:lineRule="exact"/>
              <w:jc w:val="center"/>
              <w:rPr>
                <w:rFonts w:ascii="Arial" w:hAnsi="Arial" w:cs="Arial"/>
                <w:color w:val="000000"/>
                <w:sz w:val="22"/>
                <w:szCs w:val="22"/>
              </w:rPr>
            </w:pPr>
            <w:r>
              <w:rPr>
                <w:rFonts w:ascii="Arial" w:hAnsi="Arial" w:cs="Arial"/>
                <w:color w:val="000000"/>
                <w:sz w:val="22"/>
                <w:szCs w:val="22"/>
              </w:rPr>
              <w:t>2-8</w:t>
            </w:r>
            <w:r>
              <w:rPr>
                <w:rFonts w:hint="eastAsia" w:ascii="微软雅黑" w:hAnsi="微软雅黑" w:eastAsia="微软雅黑" w:cs="微软雅黑"/>
                <w:color w:val="000000"/>
                <w:sz w:val="22"/>
                <w:szCs w:val="22"/>
              </w:rPr>
              <w:t>℃</w:t>
            </w:r>
          </w:p>
        </w:tc>
        <w:tc>
          <w:tcPr>
            <w:tcW w:w="1018" w:type="pct"/>
            <w:vAlign w:val="center"/>
          </w:tcPr>
          <w:p w14:paraId="2AC67899">
            <w:pPr>
              <w:spacing w:line="400" w:lineRule="exact"/>
              <w:jc w:val="center"/>
              <w:rPr>
                <w:rFonts w:ascii="Arial" w:hAnsi="Arial" w:cs="Arial"/>
                <w:color w:val="000000"/>
                <w:sz w:val="22"/>
                <w:szCs w:val="22"/>
              </w:rPr>
            </w:pPr>
            <w:r>
              <w:rPr>
                <w:rFonts w:ascii="Arial" w:hAnsi="Arial" w:cs="Arial"/>
                <w:color w:val="000000"/>
                <w:sz w:val="22"/>
                <w:szCs w:val="22"/>
              </w:rPr>
              <w:t>143202507001</w:t>
            </w:r>
          </w:p>
        </w:tc>
        <w:tc>
          <w:tcPr>
            <w:tcW w:w="1017" w:type="pct"/>
            <w:vAlign w:val="center"/>
          </w:tcPr>
          <w:p w14:paraId="51C466EF">
            <w:pPr>
              <w:spacing w:line="400" w:lineRule="exact"/>
              <w:jc w:val="center"/>
              <w:rPr>
                <w:rFonts w:ascii="Arial" w:hAnsi="Arial" w:cs="Arial"/>
                <w:color w:val="000000"/>
                <w:sz w:val="22"/>
                <w:szCs w:val="22"/>
              </w:rPr>
            </w:pPr>
            <w:r>
              <w:rPr>
                <w:rFonts w:ascii="Arial" w:hAnsi="Arial" w:cs="Arial"/>
                <w:color w:val="000000"/>
                <w:sz w:val="22"/>
                <w:szCs w:val="22"/>
              </w:rPr>
              <w:t>6个月</w:t>
            </w:r>
          </w:p>
          <w:p w14:paraId="1B0D4DD1">
            <w:pPr>
              <w:spacing w:line="400" w:lineRule="exact"/>
              <w:jc w:val="center"/>
              <w:rPr>
                <w:rFonts w:ascii="Arial" w:hAnsi="Arial" w:cs="Arial"/>
                <w:color w:val="000000"/>
                <w:sz w:val="22"/>
                <w:szCs w:val="22"/>
              </w:rPr>
            </w:pPr>
            <w:r>
              <w:rPr>
                <w:rFonts w:ascii="Arial" w:hAnsi="Arial" w:cs="Arial"/>
                <w:color w:val="000000"/>
                <w:sz w:val="22"/>
                <w:szCs w:val="22"/>
              </w:rPr>
              <w:t>2026.01</w:t>
            </w:r>
          </w:p>
        </w:tc>
        <w:tc>
          <w:tcPr>
            <w:tcW w:w="1018" w:type="pct"/>
            <w:vAlign w:val="center"/>
          </w:tcPr>
          <w:p w14:paraId="686F024C">
            <w:pPr>
              <w:spacing w:line="400" w:lineRule="exact"/>
              <w:jc w:val="center"/>
              <w:rPr>
                <w:rFonts w:ascii="Arial" w:hAnsi="Arial" w:cs="Arial"/>
                <w:color w:val="000000"/>
                <w:sz w:val="22"/>
                <w:szCs w:val="22"/>
              </w:rPr>
            </w:pPr>
            <w:r>
              <w:rPr>
                <w:rFonts w:ascii="Arial" w:hAnsi="Arial" w:cs="Arial"/>
                <w:color w:val="000000"/>
                <w:sz w:val="22"/>
                <w:szCs w:val="22"/>
              </w:rPr>
              <w:t>30个月</w:t>
            </w:r>
          </w:p>
        </w:tc>
      </w:tr>
    </w:tbl>
    <w:p w14:paraId="10585800">
      <w:pPr>
        <w:spacing w:line="400" w:lineRule="exact"/>
        <w:ind w:left="420" w:leftChars="200"/>
        <w:rPr>
          <w:rFonts w:ascii="Arial" w:hAnsi="Arial" w:cs="Arial"/>
          <w:sz w:val="24"/>
          <w:szCs w:val="24"/>
        </w:rPr>
      </w:pPr>
      <w:r>
        <w:rPr>
          <w:rFonts w:hint="eastAsia" w:ascii="Arial" w:hAnsi="Arial" w:cs="Arial"/>
          <w:sz w:val="24"/>
          <w:szCs w:val="24"/>
        </w:rPr>
        <w:t>评价</w:t>
      </w:r>
      <w:r>
        <w:rPr>
          <w:rFonts w:ascii="Arial" w:hAnsi="Arial" w:cs="Arial"/>
          <w:sz w:val="24"/>
          <w:szCs w:val="24"/>
        </w:rPr>
        <w:t>：</w:t>
      </w:r>
      <w:r>
        <w:rPr>
          <w:rFonts w:hint="eastAsia" w:ascii="Arial" w:hAnsi="Arial" w:cs="Arial"/>
          <w:sz w:val="24"/>
          <w:szCs w:val="24"/>
        </w:rPr>
        <w:t>根据《2</w:t>
      </w:r>
      <w:r>
        <w:rPr>
          <w:rFonts w:ascii="Arial" w:hAnsi="Arial" w:cs="Arial"/>
          <w:sz w:val="24"/>
          <w:szCs w:val="24"/>
        </w:rPr>
        <w:t>025</w:t>
      </w:r>
      <w:r>
        <w:rPr>
          <w:rFonts w:hint="eastAsia" w:ascii="Arial" w:hAnsi="Arial" w:cs="Arial"/>
          <w:sz w:val="24"/>
          <w:szCs w:val="24"/>
        </w:rPr>
        <w:t>年</w:t>
      </w:r>
      <w:r>
        <w:rPr>
          <w:rFonts w:hint="eastAsia" w:ascii="Arial" w:hAnsi="Arial" w:cs="Arial"/>
          <w:sz w:val="24"/>
          <w:szCs w:val="24"/>
          <w:lang w:eastAsia="zh-CN"/>
        </w:rPr>
        <w:t>产品名（ll）</w:t>
      </w:r>
      <w:r>
        <w:rPr>
          <w:rFonts w:hint="eastAsia" w:ascii="Arial" w:hAnsi="Arial" w:cs="Arial"/>
          <w:sz w:val="24"/>
          <w:szCs w:val="24"/>
        </w:rPr>
        <w:t>注射液持续</w:t>
      </w:r>
      <w:r>
        <w:rPr>
          <w:rFonts w:ascii="Arial" w:hAnsi="Arial" w:cs="Arial"/>
          <w:sz w:val="24"/>
          <w:szCs w:val="24"/>
        </w:rPr>
        <w:t>稳定性试验</w:t>
      </w:r>
      <w:r>
        <w:rPr>
          <w:rFonts w:hint="eastAsia" w:ascii="Arial" w:hAnsi="Arial" w:cs="Arial"/>
          <w:sz w:val="24"/>
          <w:szCs w:val="24"/>
        </w:rPr>
        <w:t>方案》（</w:t>
      </w:r>
      <w:r>
        <w:rPr>
          <w:rFonts w:ascii="Arial" w:hAnsi="Arial" w:cs="Arial"/>
          <w:sz w:val="24"/>
          <w:szCs w:val="24"/>
        </w:rPr>
        <w:t>GP-K000290.02</w:t>
      </w:r>
      <w:r>
        <w:rPr>
          <w:rFonts w:hint="eastAsia" w:ascii="Arial" w:hAnsi="Arial" w:cs="Arial"/>
          <w:sz w:val="24"/>
          <w:szCs w:val="24"/>
        </w:rPr>
        <w:t>）进行1批</w:t>
      </w:r>
      <w:r>
        <w:rPr>
          <w:rFonts w:hint="eastAsia" w:ascii="Arial" w:hAnsi="Arial" w:cs="Arial"/>
          <w:sz w:val="24"/>
          <w:szCs w:val="24"/>
          <w:lang w:eastAsia="zh-CN"/>
        </w:rPr>
        <w:t>产品名（ll）</w:t>
      </w:r>
      <w:r>
        <w:rPr>
          <w:rFonts w:hint="eastAsia" w:ascii="Arial" w:hAnsi="Arial" w:cs="Arial"/>
          <w:sz w:val="24"/>
          <w:szCs w:val="24"/>
        </w:rPr>
        <w:t>注射液（1</w:t>
      </w:r>
      <w:r>
        <w:rPr>
          <w:rFonts w:ascii="Arial" w:hAnsi="Arial" w:cs="Arial"/>
          <w:sz w:val="24"/>
          <w:szCs w:val="24"/>
        </w:rPr>
        <w:t>43202507001</w:t>
      </w:r>
      <w:r>
        <w:rPr>
          <w:rFonts w:hint="eastAsia" w:ascii="Arial" w:hAnsi="Arial" w:cs="Arial"/>
          <w:sz w:val="24"/>
          <w:szCs w:val="24"/>
        </w:rPr>
        <w:t>）持续稳定性考察，总考察期</w:t>
      </w:r>
      <w:r>
        <w:rPr>
          <w:rFonts w:ascii="Arial" w:hAnsi="Arial" w:cs="Arial"/>
          <w:sz w:val="24"/>
          <w:szCs w:val="24"/>
        </w:rPr>
        <w:t>30</w:t>
      </w:r>
      <w:r>
        <w:rPr>
          <w:rFonts w:hint="eastAsia" w:ascii="Arial" w:hAnsi="Arial" w:cs="Arial"/>
          <w:sz w:val="24"/>
          <w:szCs w:val="24"/>
        </w:rPr>
        <w:t>个月，目前考察期至2</w:t>
      </w:r>
      <w:r>
        <w:rPr>
          <w:rFonts w:ascii="Arial" w:hAnsi="Arial" w:cs="Arial"/>
          <w:sz w:val="24"/>
          <w:szCs w:val="24"/>
        </w:rPr>
        <w:t>026.01</w:t>
      </w:r>
      <w:r>
        <w:rPr>
          <w:rFonts w:hint="eastAsia" w:ascii="Arial" w:hAnsi="Arial" w:cs="Arial"/>
          <w:sz w:val="24"/>
          <w:szCs w:val="24"/>
        </w:rPr>
        <w:t>各项检测指标均符合质量标准，产品稳定性表现良好。</w:t>
      </w:r>
    </w:p>
    <w:p w14:paraId="2A3E54C9">
      <w:pPr>
        <w:pStyle w:val="2"/>
        <w:spacing w:before="0" w:beforeLines="0" w:after="0" w:afterLines="0" w:line="240" w:lineRule="auto"/>
        <w:rPr>
          <w:b w:val="0"/>
        </w:rPr>
      </w:pPr>
      <w:bookmarkStart w:id="16" w:name="_Toc219973073"/>
      <w:r>
        <w:rPr>
          <w:rFonts w:ascii="Arial" w:hAnsi="Arial" w:cs="Arial"/>
          <w:b w:val="0"/>
        </w:rPr>
        <w:t xml:space="preserve">13 </w:t>
      </w:r>
      <w:r>
        <w:rPr>
          <w:b w:val="0"/>
        </w:rPr>
        <w:t>变更回顾</w:t>
      </w:r>
      <w:bookmarkEnd w:id="16"/>
    </w:p>
    <w:p w14:paraId="344762EF">
      <w:pPr>
        <w:spacing w:line="400" w:lineRule="exact"/>
        <w:jc w:val="left"/>
        <w:rPr>
          <w:rFonts w:ascii="Arial" w:hAnsi="Arial" w:eastAsia="黑体" w:cs="Arial"/>
          <w:sz w:val="24"/>
          <w:szCs w:val="24"/>
        </w:rPr>
      </w:pPr>
      <w:r>
        <w:rPr>
          <w:rFonts w:ascii="Arial" w:hAnsi="Arial" w:eastAsia="黑体" w:cs="Arial"/>
          <w:sz w:val="24"/>
          <w:szCs w:val="24"/>
        </w:rPr>
        <w:t xml:space="preserve">13.1  </w:t>
      </w:r>
      <w:r>
        <w:rPr>
          <w:rFonts w:hint="eastAsia" w:ascii="Arial" w:hAnsi="Arial" w:eastAsia="黑体" w:cs="Arial"/>
          <w:sz w:val="24"/>
          <w:szCs w:val="24"/>
        </w:rPr>
        <w:t>变更类别统计</w:t>
      </w:r>
    </w:p>
    <w:tbl>
      <w:tblPr>
        <w:tblStyle w:val="11"/>
        <w:tblW w:w="503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5"/>
        <w:gridCol w:w="3310"/>
        <w:gridCol w:w="3310"/>
      </w:tblGrid>
      <w:tr w14:paraId="460A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586" w:type="pct"/>
            <w:shd w:val="clear" w:color="auto" w:fill="auto"/>
            <w:vAlign w:val="center"/>
          </w:tcPr>
          <w:p w14:paraId="31AB4257">
            <w:pPr>
              <w:spacing w:line="400" w:lineRule="exact"/>
              <w:jc w:val="center"/>
              <w:rPr>
                <w:rFonts w:ascii="Arial" w:hAnsi="Arial" w:cs="Arial"/>
                <w:color w:val="000000"/>
                <w:sz w:val="22"/>
                <w:szCs w:val="22"/>
              </w:rPr>
            </w:pPr>
            <w:r>
              <w:rPr>
                <w:rFonts w:ascii="Arial" w:hAnsi="Arial" w:cs="Arial"/>
                <w:color w:val="000000"/>
                <w:sz w:val="22"/>
                <w:szCs w:val="22"/>
              </w:rPr>
              <w:t>变更类别</w:t>
            </w:r>
          </w:p>
        </w:tc>
        <w:tc>
          <w:tcPr>
            <w:tcW w:w="1707" w:type="pct"/>
            <w:shd w:val="clear" w:color="auto" w:fill="auto"/>
            <w:vAlign w:val="center"/>
          </w:tcPr>
          <w:p w14:paraId="121CE371">
            <w:pPr>
              <w:spacing w:line="400" w:lineRule="exact"/>
              <w:jc w:val="center"/>
              <w:rPr>
                <w:rFonts w:ascii="Arial" w:hAnsi="Arial" w:cs="Arial"/>
                <w:color w:val="000000"/>
                <w:sz w:val="22"/>
                <w:szCs w:val="22"/>
              </w:rPr>
            </w:pPr>
            <w:r>
              <w:rPr>
                <w:rFonts w:ascii="Arial" w:hAnsi="Arial" w:cs="Arial"/>
                <w:color w:val="000000"/>
                <w:sz w:val="22"/>
                <w:szCs w:val="22"/>
              </w:rPr>
              <w:t>个数</w:t>
            </w:r>
          </w:p>
        </w:tc>
        <w:tc>
          <w:tcPr>
            <w:tcW w:w="1707" w:type="pct"/>
            <w:shd w:val="clear" w:color="auto" w:fill="auto"/>
            <w:vAlign w:val="center"/>
          </w:tcPr>
          <w:p w14:paraId="794E25BD">
            <w:pPr>
              <w:spacing w:line="400" w:lineRule="exact"/>
              <w:jc w:val="center"/>
              <w:rPr>
                <w:rFonts w:ascii="Arial" w:hAnsi="Arial" w:cs="Arial"/>
                <w:color w:val="000000"/>
                <w:sz w:val="22"/>
                <w:szCs w:val="22"/>
              </w:rPr>
            </w:pPr>
            <w:r>
              <w:rPr>
                <w:rFonts w:ascii="Arial" w:hAnsi="Arial" w:cs="Arial"/>
                <w:color w:val="000000"/>
                <w:sz w:val="22"/>
                <w:szCs w:val="22"/>
              </w:rPr>
              <w:t>总数</w:t>
            </w:r>
          </w:p>
        </w:tc>
      </w:tr>
      <w:tr w14:paraId="4293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586" w:type="pct"/>
            <w:shd w:val="clear" w:color="auto" w:fill="auto"/>
            <w:vAlign w:val="center"/>
          </w:tcPr>
          <w:p w14:paraId="228DAF20">
            <w:pPr>
              <w:spacing w:line="400" w:lineRule="exact"/>
              <w:jc w:val="center"/>
              <w:rPr>
                <w:rFonts w:ascii="Arial" w:hAnsi="Arial" w:cs="Arial"/>
                <w:color w:val="000000"/>
                <w:sz w:val="22"/>
                <w:szCs w:val="22"/>
              </w:rPr>
            </w:pPr>
            <w:r>
              <w:rPr>
                <w:rFonts w:ascii="Arial" w:hAnsi="Arial" w:cs="Arial"/>
                <w:color w:val="000000"/>
                <w:sz w:val="22"/>
                <w:szCs w:val="22"/>
              </w:rPr>
              <w:t>重大变更</w:t>
            </w:r>
          </w:p>
        </w:tc>
        <w:tc>
          <w:tcPr>
            <w:tcW w:w="1707" w:type="pct"/>
            <w:shd w:val="clear" w:color="auto" w:fill="auto"/>
            <w:vAlign w:val="center"/>
          </w:tcPr>
          <w:p w14:paraId="30842429">
            <w:pPr>
              <w:spacing w:line="400" w:lineRule="exact"/>
              <w:jc w:val="center"/>
              <w:rPr>
                <w:rFonts w:ascii="Arial" w:hAnsi="Arial" w:cs="Arial"/>
                <w:color w:val="000000"/>
                <w:sz w:val="22"/>
                <w:szCs w:val="22"/>
              </w:rPr>
            </w:pPr>
          </w:p>
        </w:tc>
        <w:tc>
          <w:tcPr>
            <w:tcW w:w="1707" w:type="pct"/>
            <w:vMerge w:val="restart"/>
            <w:shd w:val="clear" w:color="auto" w:fill="auto"/>
            <w:vAlign w:val="center"/>
          </w:tcPr>
          <w:p w14:paraId="586C01F3">
            <w:pPr>
              <w:spacing w:line="400" w:lineRule="exact"/>
              <w:jc w:val="center"/>
              <w:rPr>
                <w:rFonts w:ascii="Arial" w:hAnsi="Arial" w:cs="Arial"/>
                <w:color w:val="000000"/>
                <w:sz w:val="22"/>
                <w:szCs w:val="22"/>
              </w:rPr>
            </w:pPr>
            <w:r>
              <w:rPr>
                <w:rFonts w:ascii="Arial" w:hAnsi="Arial" w:cs="Arial"/>
                <w:color w:val="000000"/>
                <w:sz w:val="22"/>
                <w:szCs w:val="22"/>
              </w:rPr>
              <w:t>13</w:t>
            </w:r>
          </w:p>
        </w:tc>
      </w:tr>
      <w:tr w14:paraId="3578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586" w:type="pct"/>
            <w:shd w:val="clear" w:color="auto" w:fill="auto"/>
            <w:vAlign w:val="center"/>
          </w:tcPr>
          <w:p w14:paraId="352B66FA">
            <w:pPr>
              <w:spacing w:line="400" w:lineRule="exact"/>
              <w:jc w:val="center"/>
              <w:rPr>
                <w:rFonts w:ascii="Arial" w:hAnsi="Arial" w:cs="Arial"/>
                <w:color w:val="000000"/>
                <w:sz w:val="22"/>
                <w:szCs w:val="22"/>
              </w:rPr>
            </w:pPr>
            <w:r>
              <w:rPr>
                <w:rFonts w:ascii="Arial" w:hAnsi="Arial" w:cs="Arial"/>
                <w:color w:val="000000"/>
                <w:sz w:val="22"/>
                <w:szCs w:val="22"/>
              </w:rPr>
              <w:t>中等变更</w:t>
            </w:r>
          </w:p>
        </w:tc>
        <w:tc>
          <w:tcPr>
            <w:tcW w:w="1707" w:type="pct"/>
            <w:shd w:val="clear" w:color="auto" w:fill="auto"/>
            <w:vAlign w:val="center"/>
          </w:tcPr>
          <w:p w14:paraId="5D1A4BDA">
            <w:pPr>
              <w:spacing w:line="400" w:lineRule="exact"/>
              <w:jc w:val="center"/>
              <w:rPr>
                <w:rFonts w:ascii="Arial" w:hAnsi="Arial" w:cs="Arial"/>
                <w:color w:val="000000"/>
                <w:sz w:val="22"/>
                <w:szCs w:val="22"/>
              </w:rPr>
            </w:pPr>
          </w:p>
        </w:tc>
        <w:tc>
          <w:tcPr>
            <w:tcW w:w="1707" w:type="pct"/>
            <w:vMerge w:val="continue"/>
            <w:shd w:val="clear" w:color="auto" w:fill="auto"/>
            <w:vAlign w:val="center"/>
          </w:tcPr>
          <w:p w14:paraId="54DCCB87">
            <w:pPr>
              <w:spacing w:line="400" w:lineRule="exact"/>
              <w:jc w:val="left"/>
              <w:rPr>
                <w:rFonts w:ascii="Arial" w:hAnsi="Arial" w:cs="Arial"/>
                <w:sz w:val="24"/>
                <w:szCs w:val="24"/>
                <w:highlight w:val="yellow"/>
              </w:rPr>
            </w:pPr>
          </w:p>
        </w:tc>
      </w:tr>
      <w:tr w14:paraId="5CC4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586" w:type="pct"/>
            <w:shd w:val="clear" w:color="auto" w:fill="auto"/>
            <w:vAlign w:val="center"/>
          </w:tcPr>
          <w:p w14:paraId="771D7A01">
            <w:pPr>
              <w:spacing w:line="400" w:lineRule="exact"/>
              <w:jc w:val="center"/>
              <w:rPr>
                <w:rFonts w:ascii="Arial" w:hAnsi="Arial" w:cs="Arial"/>
                <w:color w:val="000000"/>
                <w:sz w:val="22"/>
                <w:szCs w:val="22"/>
              </w:rPr>
            </w:pPr>
            <w:r>
              <w:rPr>
                <w:rFonts w:ascii="Arial" w:hAnsi="Arial" w:cs="Arial"/>
                <w:color w:val="000000"/>
                <w:sz w:val="22"/>
                <w:szCs w:val="22"/>
              </w:rPr>
              <w:t>微小变更</w:t>
            </w:r>
          </w:p>
        </w:tc>
        <w:tc>
          <w:tcPr>
            <w:tcW w:w="1707" w:type="pct"/>
            <w:shd w:val="clear" w:color="auto" w:fill="auto"/>
            <w:vAlign w:val="center"/>
          </w:tcPr>
          <w:p w14:paraId="40DE6C0E">
            <w:pPr>
              <w:spacing w:line="400" w:lineRule="exact"/>
              <w:jc w:val="center"/>
              <w:rPr>
                <w:rFonts w:ascii="Arial" w:hAnsi="Arial" w:cs="Arial"/>
                <w:color w:val="000000"/>
                <w:sz w:val="22"/>
                <w:szCs w:val="22"/>
              </w:rPr>
            </w:pPr>
          </w:p>
        </w:tc>
        <w:tc>
          <w:tcPr>
            <w:tcW w:w="1707" w:type="pct"/>
            <w:vMerge w:val="continue"/>
            <w:shd w:val="clear" w:color="auto" w:fill="auto"/>
            <w:vAlign w:val="center"/>
          </w:tcPr>
          <w:p w14:paraId="2FE419F2">
            <w:pPr>
              <w:spacing w:line="400" w:lineRule="exact"/>
              <w:jc w:val="left"/>
              <w:rPr>
                <w:rFonts w:ascii="Arial" w:hAnsi="Arial" w:cs="Arial"/>
                <w:sz w:val="24"/>
                <w:szCs w:val="24"/>
                <w:highlight w:val="yellow"/>
              </w:rPr>
            </w:pPr>
          </w:p>
        </w:tc>
      </w:tr>
    </w:tbl>
    <w:p w14:paraId="1BD74EA2">
      <w:pPr>
        <w:spacing w:line="400" w:lineRule="exact"/>
        <w:jc w:val="left"/>
        <w:rPr>
          <w:rFonts w:ascii="Arial" w:hAnsi="Arial" w:cs="Arial"/>
          <w:sz w:val="24"/>
          <w:szCs w:val="24"/>
        </w:rPr>
      </w:pPr>
    </w:p>
    <w:p w14:paraId="6D718C91">
      <w:pPr>
        <w:spacing w:line="400" w:lineRule="exact"/>
        <w:jc w:val="left"/>
        <w:rPr>
          <w:rFonts w:ascii="Arial" w:hAnsi="Arial" w:eastAsia="黑体" w:cs="Arial"/>
          <w:sz w:val="24"/>
          <w:szCs w:val="24"/>
        </w:rPr>
      </w:pPr>
      <w:r>
        <w:rPr>
          <w:rFonts w:ascii="Arial" w:hAnsi="Arial" w:eastAsia="黑体" w:cs="Arial"/>
          <w:sz w:val="24"/>
          <w:szCs w:val="24"/>
        </w:rPr>
        <w:t xml:space="preserve">13.2  </w:t>
      </w:r>
      <w:commentRangeStart w:id="6"/>
      <w:r>
        <w:rPr>
          <w:rFonts w:hint="eastAsia" w:ascii="Arial" w:hAnsi="Arial" w:eastAsia="黑体" w:cs="Arial"/>
          <w:sz w:val="24"/>
          <w:szCs w:val="24"/>
        </w:rPr>
        <w:t>变更情况明细</w:t>
      </w:r>
      <w:commentRangeEnd w:id="6"/>
      <w:r>
        <w:rPr>
          <w:rStyle w:val="16"/>
        </w:rPr>
        <w:commentReference w:id="6"/>
      </w:r>
    </w:p>
    <w:tbl>
      <w:tblPr>
        <w:tblStyle w:val="11"/>
        <w:tblW w:w="500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1420"/>
        <w:gridCol w:w="1984"/>
        <w:gridCol w:w="1701"/>
        <w:gridCol w:w="709"/>
        <w:gridCol w:w="992"/>
        <w:gridCol w:w="1557"/>
      </w:tblGrid>
      <w:tr w14:paraId="01542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59" w:type="pct"/>
            <w:shd w:val="clear" w:color="auto" w:fill="BEBEBE" w:themeFill="background1" w:themeFillShade="BF"/>
            <w:vAlign w:val="center"/>
          </w:tcPr>
          <w:p w14:paraId="382A9575">
            <w:pPr>
              <w:spacing w:line="400" w:lineRule="exact"/>
              <w:jc w:val="center"/>
              <w:rPr>
                <w:rFonts w:ascii="宋体" w:hAnsi="宋体"/>
                <w:color w:val="000000"/>
                <w:szCs w:val="21"/>
              </w:rPr>
            </w:pPr>
            <w:r>
              <w:rPr>
                <w:rFonts w:hint="eastAsia" w:ascii="宋体" w:hAnsi="宋体"/>
                <w:color w:val="000000"/>
                <w:szCs w:val="21"/>
              </w:rPr>
              <w:t>流水号</w:t>
            </w:r>
          </w:p>
        </w:tc>
        <w:tc>
          <w:tcPr>
            <w:tcW w:w="737" w:type="pct"/>
            <w:shd w:val="clear" w:color="auto" w:fill="BEBEBE" w:themeFill="background1" w:themeFillShade="BF"/>
            <w:vAlign w:val="center"/>
          </w:tcPr>
          <w:p w14:paraId="54B469DE">
            <w:pPr>
              <w:spacing w:line="400" w:lineRule="exact"/>
              <w:jc w:val="center"/>
              <w:rPr>
                <w:rFonts w:ascii="宋体" w:hAnsi="宋体"/>
                <w:color w:val="000000"/>
                <w:szCs w:val="21"/>
              </w:rPr>
            </w:pPr>
            <w:r>
              <w:rPr>
                <w:rFonts w:hint="eastAsia" w:ascii="宋体" w:hAnsi="宋体"/>
                <w:color w:val="000000"/>
                <w:szCs w:val="21"/>
              </w:rPr>
              <w:t>申请日期</w:t>
            </w:r>
          </w:p>
        </w:tc>
        <w:tc>
          <w:tcPr>
            <w:tcW w:w="1030" w:type="pct"/>
            <w:shd w:val="clear" w:color="auto" w:fill="BEBEBE" w:themeFill="background1" w:themeFillShade="BF"/>
            <w:vAlign w:val="center"/>
          </w:tcPr>
          <w:p w14:paraId="284E449D">
            <w:pPr>
              <w:spacing w:line="400" w:lineRule="exact"/>
              <w:jc w:val="center"/>
              <w:rPr>
                <w:rFonts w:ascii="宋体" w:hAnsi="宋体"/>
                <w:color w:val="000000"/>
                <w:szCs w:val="21"/>
              </w:rPr>
            </w:pPr>
            <w:r>
              <w:rPr>
                <w:rFonts w:hint="eastAsia" w:ascii="宋体" w:hAnsi="宋体"/>
                <w:color w:val="000000"/>
                <w:szCs w:val="21"/>
              </w:rPr>
              <w:t>变更标题</w:t>
            </w:r>
          </w:p>
        </w:tc>
        <w:tc>
          <w:tcPr>
            <w:tcW w:w="883" w:type="pct"/>
            <w:shd w:val="clear" w:color="auto" w:fill="BEBEBE" w:themeFill="background1" w:themeFillShade="BF"/>
            <w:vAlign w:val="center"/>
          </w:tcPr>
          <w:p w14:paraId="5DAB0224">
            <w:pPr>
              <w:spacing w:line="400" w:lineRule="exact"/>
              <w:jc w:val="center"/>
              <w:rPr>
                <w:rFonts w:ascii="宋体" w:hAnsi="宋体"/>
                <w:color w:val="000000"/>
                <w:szCs w:val="21"/>
              </w:rPr>
            </w:pPr>
            <w:r>
              <w:rPr>
                <w:rFonts w:hint="eastAsia" w:ascii="宋体" w:hAnsi="宋体"/>
                <w:color w:val="000000"/>
                <w:szCs w:val="21"/>
              </w:rPr>
              <w:t>变更类别</w:t>
            </w:r>
          </w:p>
        </w:tc>
        <w:tc>
          <w:tcPr>
            <w:tcW w:w="368" w:type="pct"/>
            <w:shd w:val="clear" w:color="auto" w:fill="BEBEBE" w:themeFill="background1" w:themeFillShade="BF"/>
            <w:vAlign w:val="center"/>
          </w:tcPr>
          <w:p w14:paraId="047E0762">
            <w:pPr>
              <w:spacing w:line="400" w:lineRule="exact"/>
              <w:jc w:val="center"/>
              <w:rPr>
                <w:rFonts w:ascii="宋体" w:hAnsi="宋体"/>
                <w:color w:val="000000"/>
                <w:szCs w:val="21"/>
              </w:rPr>
            </w:pPr>
            <w:r>
              <w:rPr>
                <w:rFonts w:hint="eastAsia" w:ascii="宋体" w:hAnsi="宋体"/>
                <w:color w:val="000000"/>
                <w:szCs w:val="21"/>
              </w:rPr>
              <w:t>变更等级</w:t>
            </w:r>
          </w:p>
        </w:tc>
        <w:tc>
          <w:tcPr>
            <w:tcW w:w="515" w:type="pct"/>
            <w:shd w:val="clear" w:color="auto" w:fill="BEBEBE" w:themeFill="background1" w:themeFillShade="BF"/>
            <w:vAlign w:val="center"/>
          </w:tcPr>
          <w:p w14:paraId="71EDE815">
            <w:pPr>
              <w:spacing w:line="400" w:lineRule="exact"/>
              <w:jc w:val="center"/>
              <w:rPr>
                <w:rFonts w:ascii="宋体" w:hAnsi="宋体"/>
                <w:color w:val="000000"/>
                <w:szCs w:val="21"/>
              </w:rPr>
            </w:pPr>
            <w:r>
              <w:rPr>
                <w:rFonts w:hint="eastAsia" w:ascii="宋体" w:hAnsi="宋体"/>
                <w:color w:val="000000"/>
                <w:szCs w:val="21"/>
              </w:rPr>
              <w:t>是否向药监部门申报</w:t>
            </w:r>
          </w:p>
        </w:tc>
        <w:tc>
          <w:tcPr>
            <w:tcW w:w="808" w:type="pct"/>
            <w:shd w:val="clear" w:color="auto" w:fill="BEBEBE" w:themeFill="background1" w:themeFillShade="BF"/>
            <w:vAlign w:val="center"/>
          </w:tcPr>
          <w:p w14:paraId="4EED5148">
            <w:pPr>
              <w:spacing w:line="400" w:lineRule="exact"/>
              <w:jc w:val="center"/>
              <w:rPr>
                <w:rFonts w:ascii="宋体" w:hAnsi="宋体"/>
                <w:color w:val="000000"/>
                <w:szCs w:val="21"/>
              </w:rPr>
            </w:pPr>
            <w:r>
              <w:rPr>
                <w:rFonts w:hint="eastAsia" w:ascii="宋体" w:hAnsi="宋体"/>
                <w:color w:val="000000"/>
                <w:szCs w:val="21"/>
              </w:rPr>
              <w:t>是否关闭/关闭日期</w:t>
            </w:r>
          </w:p>
        </w:tc>
      </w:tr>
      <w:tr w14:paraId="55F9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659" w:type="pct"/>
            <w:shd w:val="clear" w:color="auto" w:fill="auto"/>
            <w:vAlign w:val="center"/>
          </w:tcPr>
          <w:p w14:paraId="7876F705">
            <w:pPr>
              <w:spacing w:line="400" w:lineRule="exact"/>
              <w:jc w:val="left"/>
              <w:rPr>
                <w:rFonts w:ascii="Arial" w:hAnsi="Arial" w:cs="Arial"/>
                <w:color w:val="000000"/>
                <w:szCs w:val="21"/>
              </w:rPr>
            </w:pPr>
          </w:p>
        </w:tc>
        <w:tc>
          <w:tcPr>
            <w:tcW w:w="737" w:type="pct"/>
            <w:shd w:val="clear" w:color="auto" w:fill="auto"/>
            <w:vAlign w:val="center"/>
          </w:tcPr>
          <w:p w14:paraId="06EF763A">
            <w:pPr>
              <w:spacing w:line="400" w:lineRule="exact"/>
              <w:jc w:val="center"/>
              <w:rPr>
                <w:rFonts w:ascii="Arial" w:hAnsi="Arial" w:cs="Arial"/>
                <w:color w:val="000000"/>
                <w:szCs w:val="21"/>
              </w:rPr>
            </w:pPr>
          </w:p>
        </w:tc>
        <w:tc>
          <w:tcPr>
            <w:tcW w:w="1030" w:type="pct"/>
            <w:shd w:val="clear" w:color="auto" w:fill="auto"/>
            <w:vAlign w:val="center"/>
          </w:tcPr>
          <w:p w14:paraId="2B9748D7">
            <w:pPr>
              <w:tabs>
                <w:tab w:val="left" w:pos="564"/>
              </w:tabs>
              <w:spacing w:line="400" w:lineRule="exact"/>
              <w:jc w:val="left"/>
              <w:rPr>
                <w:rFonts w:ascii="Arial" w:hAnsi="Arial" w:cs="Arial"/>
                <w:color w:val="000000"/>
                <w:szCs w:val="21"/>
              </w:rPr>
            </w:pPr>
          </w:p>
        </w:tc>
        <w:tc>
          <w:tcPr>
            <w:tcW w:w="883" w:type="pct"/>
            <w:shd w:val="clear" w:color="auto" w:fill="auto"/>
            <w:vAlign w:val="center"/>
          </w:tcPr>
          <w:p w14:paraId="65D23BAA">
            <w:pPr>
              <w:spacing w:line="400" w:lineRule="exact"/>
              <w:jc w:val="center"/>
              <w:rPr>
                <w:rFonts w:ascii="Arial" w:hAnsi="Arial" w:cs="Arial"/>
                <w:color w:val="000000"/>
                <w:szCs w:val="21"/>
              </w:rPr>
            </w:pPr>
          </w:p>
        </w:tc>
        <w:tc>
          <w:tcPr>
            <w:tcW w:w="368" w:type="pct"/>
            <w:shd w:val="clear" w:color="auto" w:fill="auto"/>
            <w:vAlign w:val="center"/>
          </w:tcPr>
          <w:p w14:paraId="4D47E79C">
            <w:pPr>
              <w:spacing w:line="400" w:lineRule="exact"/>
              <w:jc w:val="center"/>
              <w:rPr>
                <w:rFonts w:ascii="Arial" w:hAnsi="Arial" w:cs="Arial"/>
                <w:color w:val="000000"/>
                <w:szCs w:val="21"/>
              </w:rPr>
            </w:pPr>
          </w:p>
        </w:tc>
        <w:tc>
          <w:tcPr>
            <w:tcW w:w="515" w:type="pct"/>
            <w:shd w:val="clear" w:color="auto" w:fill="auto"/>
            <w:vAlign w:val="center"/>
          </w:tcPr>
          <w:p w14:paraId="5A8D395E">
            <w:pPr>
              <w:widowControl/>
              <w:jc w:val="center"/>
              <w:rPr>
                <w:rFonts w:ascii="Arial" w:hAnsi="Arial" w:cs="Arial"/>
                <w:color w:val="000000"/>
                <w:szCs w:val="21"/>
              </w:rPr>
            </w:pPr>
          </w:p>
        </w:tc>
        <w:tc>
          <w:tcPr>
            <w:tcW w:w="808" w:type="pct"/>
            <w:vAlign w:val="center"/>
          </w:tcPr>
          <w:p w14:paraId="76DEA1FD">
            <w:pPr>
              <w:spacing w:line="400" w:lineRule="exact"/>
              <w:jc w:val="center"/>
              <w:rPr>
                <w:rFonts w:ascii="Arial" w:hAnsi="Arial" w:cs="Arial"/>
                <w:color w:val="000000"/>
                <w:szCs w:val="21"/>
              </w:rPr>
            </w:pPr>
          </w:p>
        </w:tc>
      </w:tr>
      <w:tr w14:paraId="2682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jc w:val="center"/>
        </w:trPr>
        <w:tc>
          <w:tcPr>
            <w:tcW w:w="659" w:type="pct"/>
            <w:shd w:val="clear" w:color="auto" w:fill="auto"/>
            <w:vAlign w:val="center"/>
          </w:tcPr>
          <w:p w14:paraId="49DCF5A2">
            <w:pPr>
              <w:spacing w:line="400" w:lineRule="exact"/>
              <w:jc w:val="center"/>
              <w:rPr>
                <w:rFonts w:ascii="Arial" w:hAnsi="Arial" w:cs="Arial"/>
                <w:color w:val="000000"/>
                <w:szCs w:val="21"/>
              </w:rPr>
            </w:pPr>
          </w:p>
        </w:tc>
        <w:tc>
          <w:tcPr>
            <w:tcW w:w="737" w:type="pct"/>
            <w:shd w:val="clear" w:color="auto" w:fill="auto"/>
            <w:vAlign w:val="center"/>
          </w:tcPr>
          <w:p w14:paraId="3CC827FC">
            <w:pPr>
              <w:spacing w:line="400" w:lineRule="exact"/>
              <w:jc w:val="center"/>
              <w:rPr>
                <w:rFonts w:ascii="Arial" w:hAnsi="Arial" w:cs="Arial"/>
                <w:color w:val="000000"/>
                <w:szCs w:val="21"/>
              </w:rPr>
            </w:pPr>
          </w:p>
        </w:tc>
        <w:tc>
          <w:tcPr>
            <w:tcW w:w="1030" w:type="pct"/>
            <w:shd w:val="clear" w:color="auto" w:fill="auto"/>
            <w:vAlign w:val="center"/>
          </w:tcPr>
          <w:p w14:paraId="65B2CA1B">
            <w:pPr>
              <w:spacing w:line="400" w:lineRule="exact"/>
              <w:jc w:val="center"/>
              <w:rPr>
                <w:rFonts w:ascii="Arial" w:hAnsi="Arial" w:cs="Arial"/>
                <w:color w:val="000000"/>
                <w:szCs w:val="21"/>
              </w:rPr>
            </w:pPr>
          </w:p>
        </w:tc>
        <w:tc>
          <w:tcPr>
            <w:tcW w:w="883" w:type="pct"/>
            <w:shd w:val="clear" w:color="auto" w:fill="auto"/>
            <w:vAlign w:val="center"/>
          </w:tcPr>
          <w:p w14:paraId="17006CAA">
            <w:pPr>
              <w:spacing w:line="400" w:lineRule="exact"/>
              <w:jc w:val="center"/>
              <w:rPr>
                <w:rFonts w:ascii="Arial" w:hAnsi="Arial" w:cs="Arial"/>
                <w:color w:val="000000"/>
                <w:szCs w:val="21"/>
              </w:rPr>
            </w:pPr>
          </w:p>
        </w:tc>
        <w:tc>
          <w:tcPr>
            <w:tcW w:w="368" w:type="pct"/>
            <w:shd w:val="clear" w:color="auto" w:fill="auto"/>
            <w:vAlign w:val="center"/>
          </w:tcPr>
          <w:p w14:paraId="06557D18">
            <w:pPr>
              <w:spacing w:line="400" w:lineRule="exact"/>
              <w:jc w:val="center"/>
              <w:rPr>
                <w:rFonts w:ascii="Arial" w:hAnsi="Arial" w:cs="Arial"/>
                <w:color w:val="000000"/>
                <w:szCs w:val="21"/>
              </w:rPr>
            </w:pPr>
          </w:p>
        </w:tc>
        <w:tc>
          <w:tcPr>
            <w:tcW w:w="515" w:type="pct"/>
            <w:shd w:val="clear" w:color="auto" w:fill="auto"/>
            <w:vAlign w:val="center"/>
          </w:tcPr>
          <w:p w14:paraId="18ACB233">
            <w:pPr>
              <w:spacing w:line="400" w:lineRule="exact"/>
              <w:jc w:val="center"/>
              <w:rPr>
                <w:rFonts w:ascii="Arial" w:hAnsi="Arial" w:cs="Arial"/>
                <w:color w:val="000000"/>
                <w:szCs w:val="21"/>
              </w:rPr>
            </w:pPr>
          </w:p>
        </w:tc>
        <w:tc>
          <w:tcPr>
            <w:tcW w:w="808" w:type="pct"/>
            <w:vAlign w:val="center"/>
          </w:tcPr>
          <w:p w14:paraId="343D1603">
            <w:pPr>
              <w:spacing w:line="400" w:lineRule="exact"/>
              <w:jc w:val="center"/>
              <w:rPr>
                <w:rFonts w:ascii="Arial" w:hAnsi="Arial" w:cs="Arial"/>
                <w:color w:val="000000"/>
                <w:szCs w:val="21"/>
              </w:rPr>
            </w:pPr>
          </w:p>
        </w:tc>
      </w:tr>
    </w:tbl>
    <w:p w14:paraId="44BB7F0F">
      <w:pPr>
        <w:spacing w:line="400" w:lineRule="exact"/>
        <w:ind w:left="420" w:leftChars="200"/>
        <w:rPr>
          <w:rFonts w:ascii="Arial" w:hAnsi="Arial" w:cs="Arial"/>
          <w:sz w:val="24"/>
          <w:szCs w:val="24"/>
        </w:rPr>
      </w:pPr>
      <w:r>
        <w:rPr>
          <w:rFonts w:ascii="Arial" w:hAnsi="Arial" w:cs="Arial"/>
          <w:sz w:val="24"/>
          <w:szCs w:val="24"/>
        </w:rPr>
        <w:t>评价：2025年度生产过程涉及</w:t>
      </w:r>
      <w:r>
        <w:rPr>
          <w:rFonts w:hint="eastAsia" w:ascii="Arial" w:hAnsi="Arial" w:cs="Arial"/>
          <w:sz w:val="24"/>
          <w:szCs w:val="24"/>
        </w:rPr>
        <w:t>1</w:t>
      </w:r>
      <w:r>
        <w:rPr>
          <w:rFonts w:ascii="Arial" w:hAnsi="Arial" w:cs="Arial"/>
          <w:sz w:val="24"/>
          <w:szCs w:val="24"/>
        </w:rPr>
        <w:t>3</w:t>
      </w:r>
      <w:r>
        <w:rPr>
          <w:rFonts w:hint="eastAsia" w:ascii="Arial" w:hAnsi="Arial" w:cs="Arial"/>
          <w:sz w:val="24"/>
          <w:szCs w:val="24"/>
        </w:rPr>
        <w:t>个变更</w:t>
      </w:r>
      <w:r>
        <w:rPr>
          <w:rFonts w:ascii="Arial" w:hAnsi="Arial" w:cs="Arial"/>
          <w:sz w:val="24"/>
          <w:szCs w:val="24"/>
        </w:rPr>
        <w:t>，</w:t>
      </w:r>
      <w:r>
        <w:rPr>
          <w:rFonts w:hint="eastAsia" w:ascii="Arial" w:hAnsi="Arial" w:cs="Arial"/>
          <w:sz w:val="24"/>
          <w:szCs w:val="24"/>
        </w:rPr>
        <w:t>其中1个中等变更，其他均为微小变更，</w:t>
      </w:r>
      <w:r>
        <w:rPr>
          <w:rFonts w:ascii="Arial" w:hAnsi="Arial" w:cs="Arial"/>
          <w:sz w:val="24"/>
          <w:szCs w:val="24"/>
        </w:rPr>
        <w:t>部分</w:t>
      </w:r>
      <w:r>
        <w:rPr>
          <w:rFonts w:hint="eastAsia" w:ascii="Arial" w:hAnsi="Arial" w:cs="Arial"/>
          <w:sz w:val="24"/>
          <w:szCs w:val="24"/>
        </w:rPr>
        <w:t>变更都</w:t>
      </w:r>
      <w:r>
        <w:rPr>
          <w:rFonts w:ascii="Arial" w:hAnsi="Arial" w:cs="Arial"/>
          <w:sz w:val="24"/>
          <w:szCs w:val="24"/>
        </w:rPr>
        <w:t>已</w:t>
      </w:r>
      <w:r>
        <w:rPr>
          <w:rFonts w:hint="eastAsia" w:ascii="Arial" w:hAnsi="Arial" w:cs="Arial"/>
          <w:sz w:val="24"/>
          <w:szCs w:val="24"/>
        </w:rPr>
        <w:t>完成</w:t>
      </w:r>
      <w:r>
        <w:rPr>
          <w:rFonts w:ascii="Arial" w:hAnsi="Arial" w:cs="Arial"/>
          <w:sz w:val="24"/>
          <w:szCs w:val="24"/>
        </w:rPr>
        <w:t>并按期关闭，整体质量风险可控。</w:t>
      </w:r>
    </w:p>
    <w:p w14:paraId="7F58E28A">
      <w:pPr>
        <w:pStyle w:val="2"/>
        <w:spacing w:before="0" w:beforeLines="0" w:after="0" w:afterLines="0" w:line="240" w:lineRule="auto"/>
        <w:rPr>
          <w:rFonts w:ascii="Arial" w:hAnsi="Arial" w:cs="Arial"/>
          <w:b w:val="0"/>
        </w:rPr>
      </w:pPr>
      <w:bookmarkStart w:id="17" w:name="_Toc219973074"/>
      <w:r>
        <w:rPr>
          <w:rFonts w:ascii="Arial" w:hAnsi="Arial" w:cs="Arial"/>
          <w:b w:val="0"/>
        </w:rPr>
        <w:t>14 验证回顾</w:t>
      </w:r>
      <w:bookmarkEnd w:id="17"/>
    </w:p>
    <w:p w14:paraId="4D36651C">
      <w:pPr>
        <w:spacing w:line="400" w:lineRule="exact"/>
        <w:ind w:left="420" w:leftChars="200"/>
        <w:jc w:val="left"/>
        <w:rPr>
          <w:rFonts w:ascii="Arial" w:hAnsi="Arial" w:cs="Arial"/>
          <w:sz w:val="24"/>
          <w:szCs w:val="24"/>
        </w:rPr>
      </w:pPr>
      <w:r>
        <w:rPr>
          <w:rFonts w:hint="eastAsia" w:ascii="Arial" w:hAnsi="Arial" w:cs="Arial"/>
          <w:sz w:val="24"/>
          <w:szCs w:val="24"/>
        </w:rPr>
        <w:t>评价：2</w:t>
      </w:r>
      <w:r>
        <w:rPr>
          <w:rFonts w:ascii="Arial" w:hAnsi="Arial" w:cs="Arial"/>
          <w:sz w:val="24"/>
          <w:szCs w:val="24"/>
        </w:rPr>
        <w:t>025</w:t>
      </w:r>
      <w:r>
        <w:rPr>
          <w:rFonts w:hint="eastAsia" w:ascii="Arial" w:hAnsi="Arial" w:cs="Arial"/>
          <w:sz w:val="24"/>
          <w:szCs w:val="24"/>
        </w:rPr>
        <w:t>年</w:t>
      </w:r>
      <w:r>
        <w:rPr>
          <w:rFonts w:hint="eastAsia" w:ascii="Arial" w:hAnsi="Arial" w:cs="Arial"/>
          <w:sz w:val="24"/>
          <w:szCs w:val="24"/>
          <w:lang w:eastAsia="zh-CN"/>
        </w:rPr>
        <w:t>产品名（ll）</w:t>
      </w:r>
      <w:r>
        <w:rPr>
          <w:rFonts w:hint="eastAsia" w:ascii="Arial" w:hAnsi="Arial" w:cs="Arial"/>
          <w:sz w:val="24"/>
          <w:szCs w:val="24"/>
        </w:rPr>
        <w:t>注射液年度验证计划见（珠海</w:t>
      </w:r>
      <w:r>
        <w:rPr>
          <w:rFonts w:hint="eastAsia" w:ascii="Arial" w:hAnsi="Arial" w:cs="Arial"/>
          <w:sz w:val="24"/>
          <w:szCs w:val="24"/>
          <w:lang w:eastAsia="zh-CN"/>
        </w:rPr>
        <w:t>xxxx</w:t>
      </w:r>
      <w:r>
        <w:rPr>
          <w:rFonts w:hint="eastAsia" w:ascii="Arial" w:hAnsi="Arial" w:cs="Arial"/>
          <w:sz w:val="24"/>
          <w:szCs w:val="24"/>
        </w:rPr>
        <w:t>医药有限公司2025年度验证计划）（文件编号：PL-Q030004.04）2</w:t>
      </w:r>
      <w:r>
        <w:rPr>
          <w:rFonts w:ascii="Arial" w:hAnsi="Arial" w:cs="Arial"/>
          <w:sz w:val="24"/>
          <w:szCs w:val="24"/>
        </w:rPr>
        <w:t>025</w:t>
      </w:r>
      <w:r>
        <w:rPr>
          <w:rFonts w:hint="eastAsia" w:ascii="Arial" w:hAnsi="Arial" w:cs="Arial"/>
          <w:sz w:val="24"/>
          <w:szCs w:val="24"/>
        </w:rPr>
        <w:t>年验证与</w:t>
      </w:r>
      <w:r>
        <w:rPr>
          <w:rFonts w:hint="eastAsia" w:ascii="Arial" w:hAnsi="Arial" w:cs="Arial"/>
          <w:sz w:val="24"/>
          <w:szCs w:val="24"/>
          <w:lang w:eastAsia="zh-CN"/>
        </w:rPr>
        <w:t>产品名（ll）</w:t>
      </w:r>
      <w:r>
        <w:rPr>
          <w:rFonts w:hint="eastAsia" w:ascii="Arial" w:hAnsi="Arial" w:cs="Arial"/>
          <w:sz w:val="24"/>
          <w:szCs w:val="24"/>
        </w:rPr>
        <w:t>注射液生产相关的</w:t>
      </w:r>
      <w:r>
        <w:rPr>
          <w:rFonts w:ascii="Arial" w:hAnsi="Arial" w:cs="Arial"/>
          <w:sz w:val="24"/>
          <w:szCs w:val="24"/>
        </w:rPr>
        <w:t>15</w:t>
      </w:r>
      <w:r>
        <w:rPr>
          <w:rFonts w:hint="eastAsia" w:ascii="Arial" w:hAnsi="Arial" w:cs="Arial"/>
          <w:sz w:val="24"/>
          <w:szCs w:val="24"/>
        </w:rPr>
        <w:t>个验证已全部完成。</w:t>
      </w:r>
      <w:r>
        <w:rPr>
          <w:rFonts w:ascii="Arial" w:hAnsi="Arial" w:cs="Arial"/>
          <w:sz w:val="24"/>
          <w:szCs w:val="24"/>
        </w:rPr>
        <w:t xml:space="preserve"> </w:t>
      </w:r>
    </w:p>
    <w:p w14:paraId="35D63CA3">
      <w:pPr>
        <w:pStyle w:val="2"/>
        <w:spacing w:before="0" w:beforeLines="0" w:after="0" w:afterLines="0" w:line="240" w:lineRule="auto"/>
        <w:rPr>
          <w:rFonts w:ascii="Arial" w:hAnsi="Arial" w:cs="Arial"/>
          <w:b w:val="0"/>
        </w:rPr>
      </w:pPr>
      <w:bookmarkStart w:id="18" w:name="_Toc219973075"/>
      <w:r>
        <w:rPr>
          <w:rFonts w:ascii="Arial" w:hAnsi="Arial" w:cs="Arial"/>
          <w:b w:val="0"/>
        </w:rPr>
        <w:t>15 公用系统及设备设施情况回顾</w:t>
      </w:r>
      <w:bookmarkEnd w:id="18"/>
    </w:p>
    <w:p w14:paraId="76E0FCF2">
      <w:pPr>
        <w:spacing w:line="400" w:lineRule="exact"/>
        <w:jc w:val="left"/>
        <w:rPr>
          <w:rFonts w:ascii="Arial" w:hAnsi="Arial" w:eastAsia="黑体" w:cs="Arial"/>
          <w:sz w:val="24"/>
          <w:szCs w:val="24"/>
        </w:rPr>
      </w:pPr>
      <w:r>
        <w:rPr>
          <w:rFonts w:ascii="Arial" w:hAnsi="Arial" w:eastAsia="黑体" w:cs="Arial"/>
          <w:sz w:val="24"/>
          <w:szCs w:val="24"/>
        </w:rPr>
        <w:t>15.1  公用系统情况回顾</w:t>
      </w:r>
    </w:p>
    <w:p w14:paraId="5EC42C45">
      <w:pPr>
        <w:spacing w:line="400" w:lineRule="exact"/>
        <w:ind w:left="420" w:leftChars="200"/>
        <w:rPr>
          <w:rFonts w:ascii="Arial" w:hAnsi="Arial"/>
          <w:sz w:val="24"/>
          <w:szCs w:val="24"/>
        </w:rPr>
      </w:pPr>
      <w:r>
        <w:rPr>
          <w:rFonts w:hint="eastAsia" w:ascii="Arial" w:hAnsi="Arial"/>
          <w:sz w:val="24"/>
          <w:szCs w:val="24"/>
        </w:rPr>
        <w:t>评价：2025年</w:t>
      </w:r>
      <w:r>
        <w:rPr>
          <w:rFonts w:hint="eastAsia" w:ascii="Arial" w:hAnsi="Arial"/>
          <w:sz w:val="24"/>
          <w:szCs w:val="24"/>
          <w:lang w:eastAsia="zh-CN"/>
        </w:rPr>
        <w:t>产品名（ll）</w:t>
      </w:r>
      <w:r>
        <w:rPr>
          <w:rFonts w:hint="eastAsia" w:ascii="Arial" w:hAnsi="Arial"/>
          <w:sz w:val="24"/>
          <w:szCs w:val="24"/>
        </w:rPr>
        <w:t>注射液生产期间所有</w:t>
      </w:r>
      <w:r>
        <w:rPr>
          <w:rFonts w:hint="eastAsia" w:ascii="Arial" w:hAnsi="Arial" w:cs="Arial"/>
          <w:sz w:val="24"/>
          <w:szCs w:val="24"/>
        </w:rPr>
        <w:t>公用</w:t>
      </w:r>
      <w:r>
        <w:rPr>
          <w:rFonts w:ascii="Arial" w:hAnsi="Arial" w:cs="Arial"/>
          <w:sz w:val="24"/>
          <w:szCs w:val="24"/>
        </w:rPr>
        <w:t>系统运行稳定</w:t>
      </w:r>
      <w:r>
        <w:rPr>
          <w:rFonts w:hint="eastAsia" w:ascii="Arial" w:hAnsi="Arial" w:cs="Arial"/>
          <w:sz w:val="24"/>
          <w:szCs w:val="24"/>
        </w:rPr>
        <w:t>，各项</w:t>
      </w:r>
      <w:r>
        <w:rPr>
          <w:rFonts w:hint="eastAsia" w:ascii="Arial" w:hAnsi="Arial"/>
          <w:sz w:val="24"/>
          <w:szCs w:val="24"/>
        </w:rPr>
        <w:t>监测结果均符合要求。</w:t>
      </w:r>
    </w:p>
    <w:p w14:paraId="26E33BF8">
      <w:pPr>
        <w:widowControl/>
        <w:spacing w:line="400" w:lineRule="exact"/>
        <w:ind w:left="420" w:leftChars="200"/>
        <w:jc w:val="left"/>
        <w:rPr>
          <w:rFonts w:ascii="Arial" w:hAnsi="Arial"/>
          <w:sz w:val="24"/>
          <w:szCs w:val="24"/>
        </w:rPr>
      </w:pPr>
      <w:r>
        <w:rPr>
          <w:rFonts w:hint="eastAsia" w:ascii="Arial" w:hAnsi="Arial"/>
          <w:sz w:val="24"/>
          <w:szCs w:val="24"/>
        </w:rPr>
        <w:t>各项详细的质量审核和评价按纯化水质量审核规程的要求进行汇总，详见以下编号的质量年度报告。</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3"/>
        <w:gridCol w:w="7215"/>
      </w:tblGrid>
      <w:tr w14:paraId="0DD5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tcBorders>
              <w:top w:val="single" w:color="auto" w:sz="4" w:space="0"/>
              <w:left w:val="single" w:color="auto" w:sz="4" w:space="0"/>
              <w:bottom w:val="single" w:color="auto" w:sz="4" w:space="0"/>
              <w:right w:val="single" w:color="auto" w:sz="4" w:space="0"/>
            </w:tcBorders>
            <w:shd w:val="clear" w:color="auto" w:fill="E5E5E5" w:themeFill="background1" w:themeFillShade="E6"/>
            <w:vAlign w:val="center"/>
          </w:tcPr>
          <w:p w14:paraId="768057F5">
            <w:pPr>
              <w:spacing w:line="400" w:lineRule="exact"/>
              <w:jc w:val="center"/>
              <w:rPr>
                <w:rFonts w:ascii="Arial" w:hAnsi="Arial" w:cs="Arial"/>
                <w:color w:val="000000"/>
                <w:sz w:val="22"/>
                <w:szCs w:val="22"/>
              </w:rPr>
            </w:pPr>
            <w:r>
              <w:rPr>
                <w:rFonts w:ascii="Arial" w:hAnsi="Arial" w:cs="Arial"/>
                <w:color w:val="000000"/>
                <w:sz w:val="22"/>
                <w:szCs w:val="22"/>
              </w:rPr>
              <w:t>文件编号</w:t>
            </w:r>
          </w:p>
        </w:tc>
        <w:tc>
          <w:tcPr>
            <w:tcW w:w="3747" w:type="pct"/>
            <w:tcBorders>
              <w:top w:val="single" w:color="auto" w:sz="4" w:space="0"/>
              <w:left w:val="single" w:color="auto" w:sz="4" w:space="0"/>
              <w:bottom w:val="single" w:color="auto" w:sz="4" w:space="0"/>
              <w:right w:val="single" w:color="auto" w:sz="4" w:space="0"/>
            </w:tcBorders>
            <w:shd w:val="clear" w:color="auto" w:fill="E5E5E5" w:themeFill="background1" w:themeFillShade="E6"/>
            <w:vAlign w:val="center"/>
          </w:tcPr>
          <w:p w14:paraId="34BB3B0E">
            <w:pPr>
              <w:spacing w:line="400" w:lineRule="exact"/>
              <w:jc w:val="center"/>
              <w:rPr>
                <w:rFonts w:ascii="Arial" w:hAnsi="Arial" w:cs="Arial"/>
                <w:color w:val="000000"/>
                <w:sz w:val="22"/>
                <w:szCs w:val="22"/>
              </w:rPr>
            </w:pPr>
            <w:r>
              <w:rPr>
                <w:rFonts w:ascii="Arial" w:hAnsi="Arial" w:cs="Arial"/>
                <w:color w:val="000000"/>
                <w:sz w:val="22"/>
                <w:szCs w:val="22"/>
              </w:rPr>
              <w:t>文件名称</w:t>
            </w:r>
          </w:p>
        </w:tc>
      </w:tr>
      <w:tr w14:paraId="6AEA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253" w:type="pct"/>
            <w:tcBorders>
              <w:top w:val="single" w:color="auto" w:sz="4" w:space="0"/>
              <w:left w:val="single" w:color="auto" w:sz="4" w:space="0"/>
              <w:bottom w:val="single" w:color="auto" w:sz="4" w:space="0"/>
              <w:right w:val="single" w:color="auto" w:sz="4" w:space="0"/>
            </w:tcBorders>
            <w:vAlign w:val="center"/>
          </w:tcPr>
          <w:p w14:paraId="4C2C2903">
            <w:pPr>
              <w:spacing w:line="400" w:lineRule="exact"/>
              <w:jc w:val="center"/>
              <w:rPr>
                <w:rFonts w:ascii="Arial" w:hAnsi="Arial" w:cs="Arial"/>
                <w:color w:val="000000"/>
                <w:sz w:val="22"/>
                <w:szCs w:val="22"/>
              </w:rPr>
            </w:pPr>
            <w:r>
              <w:rPr>
                <w:rFonts w:ascii="Arial" w:hAnsi="Arial" w:cs="Arial"/>
                <w:color w:val="000000"/>
                <w:sz w:val="22"/>
                <w:szCs w:val="22"/>
              </w:rPr>
              <w:t xml:space="preserve">GR-Q040023.04 </w:t>
            </w:r>
          </w:p>
        </w:tc>
        <w:tc>
          <w:tcPr>
            <w:tcW w:w="3747" w:type="pct"/>
            <w:tcBorders>
              <w:top w:val="single" w:color="auto" w:sz="4" w:space="0"/>
              <w:left w:val="single" w:color="auto" w:sz="4" w:space="0"/>
              <w:bottom w:val="single" w:color="auto" w:sz="4" w:space="0"/>
              <w:right w:val="single" w:color="auto" w:sz="4" w:space="0"/>
            </w:tcBorders>
            <w:vAlign w:val="center"/>
          </w:tcPr>
          <w:p w14:paraId="552E43C3">
            <w:pPr>
              <w:widowControl/>
              <w:spacing w:line="400" w:lineRule="exact"/>
              <w:jc w:val="center"/>
              <w:rPr>
                <w:rFonts w:ascii="Arial" w:hAnsi="Arial" w:cs="Arial"/>
                <w:color w:val="000000"/>
                <w:sz w:val="22"/>
                <w:szCs w:val="22"/>
              </w:rPr>
            </w:pPr>
            <w:r>
              <w:rPr>
                <w:rFonts w:ascii="Arial" w:hAnsi="Arial" w:cs="Arial"/>
                <w:color w:val="000000"/>
                <w:sz w:val="22"/>
                <w:szCs w:val="22"/>
              </w:rPr>
              <w:t>2025年一车间三区HVAC系统运行及洁净区环境监测情况年度审核报告</w:t>
            </w:r>
          </w:p>
        </w:tc>
      </w:tr>
      <w:tr w14:paraId="430A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3" w:type="pct"/>
            <w:tcBorders>
              <w:top w:val="single" w:color="auto" w:sz="4" w:space="0"/>
              <w:left w:val="single" w:color="auto" w:sz="4" w:space="0"/>
              <w:bottom w:val="single" w:color="auto" w:sz="4" w:space="0"/>
              <w:right w:val="single" w:color="auto" w:sz="4" w:space="0"/>
            </w:tcBorders>
            <w:vAlign w:val="center"/>
          </w:tcPr>
          <w:p w14:paraId="270EEF6C">
            <w:pPr>
              <w:spacing w:line="400" w:lineRule="exact"/>
              <w:jc w:val="center"/>
              <w:rPr>
                <w:rFonts w:ascii="Arial" w:hAnsi="Arial" w:cs="Arial"/>
                <w:color w:val="000000"/>
                <w:sz w:val="22"/>
                <w:szCs w:val="22"/>
              </w:rPr>
            </w:pPr>
            <w:r>
              <w:rPr>
                <w:rFonts w:ascii="Arial" w:hAnsi="Arial" w:cs="Arial"/>
                <w:color w:val="000000"/>
                <w:sz w:val="22"/>
                <w:szCs w:val="22"/>
              </w:rPr>
              <w:t>GR-Q040005.04</w:t>
            </w:r>
          </w:p>
        </w:tc>
        <w:tc>
          <w:tcPr>
            <w:tcW w:w="3747" w:type="pct"/>
            <w:tcBorders>
              <w:top w:val="single" w:color="auto" w:sz="4" w:space="0"/>
              <w:left w:val="single" w:color="auto" w:sz="4" w:space="0"/>
              <w:bottom w:val="single" w:color="auto" w:sz="4" w:space="0"/>
              <w:right w:val="single" w:color="auto" w:sz="4" w:space="0"/>
            </w:tcBorders>
            <w:vAlign w:val="center"/>
          </w:tcPr>
          <w:p w14:paraId="0303C78C">
            <w:pPr>
              <w:widowControl/>
              <w:spacing w:line="400" w:lineRule="exact"/>
              <w:jc w:val="center"/>
              <w:rPr>
                <w:rFonts w:ascii="Arial" w:hAnsi="Arial" w:cs="Arial"/>
                <w:color w:val="000000"/>
                <w:sz w:val="22"/>
                <w:szCs w:val="22"/>
              </w:rPr>
            </w:pPr>
            <w:r>
              <w:rPr>
                <w:rFonts w:ascii="Arial" w:hAnsi="Arial" w:cs="Arial"/>
                <w:color w:val="000000"/>
                <w:sz w:val="22"/>
                <w:szCs w:val="22"/>
              </w:rPr>
              <w:t>2025年一期水站纯化水系统年度质量回顾报告</w:t>
            </w:r>
          </w:p>
        </w:tc>
      </w:tr>
      <w:tr w14:paraId="42DDF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3" w:type="pct"/>
            <w:tcBorders>
              <w:top w:val="single" w:color="auto" w:sz="4" w:space="0"/>
              <w:left w:val="single" w:color="auto" w:sz="4" w:space="0"/>
              <w:bottom w:val="single" w:color="auto" w:sz="4" w:space="0"/>
              <w:right w:val="single" w:color="auto" w:sz="4" w:space="0"/>
            </w:tcBorders>
            <w:vAlign w:val="center"/>
          </w:tcPr>
          <w:p w14:paraId="51B269E8">
            <w:pPr>
              <w:spacing w:line="400" w:lineRule="exact"/>
              <w:jc w:val="center"/>
              <w:rPr>
                <w:rFonts w:ascii="Arial" w:hAnsi="Arial" w:cs="Arial"/>
                <w:color w:val="000000"/>
                <w:sz w:val="22"/>
                <w:szCs w:val="22"/>
              </w:rPr>
            </w:pPr>
            <w:r>
              <w:rPr>
                <w:rFonts w:ascii="Arial" w:hAnsi="Arial" w:cs="Arial"/>
                <w:color w:val="000000"/>
                <w:sz w:val="22"/>
                <w:szCs w:val="22"/>
              </w:rPr>
              <w:t>GR-Q040006.04</w:t>
            </w:r>
          </w:p>
        </w:tc>
        <w:tc>
          <w:tcPr>
            <w:tcW w:w="3747" w:type="pct"/>
            <w:tcBorders>
              <w:top w:val="single" w:color="auto" w:sz="4" w:space="0"/>
              <w:left w:val="single" w:color="auto" w:sz="4" w:space="0"/>
              <w:bottom w:val="single" w:color="auto" w:sz="4" w:space="0"/>
              <w:right w:val="single" w:color="auto" w:sz="4" w:space="0"/>
            </w:tcBorders>
            <w:vAlign w:val="center"/>
          </w:tcPr>
          <w:p w14:paraId="4495D374">
            <w:pPr>
              <w:widowControl/>
              <w:spacing w:line="400" w:lineRule="exact"/>
              <w:jc w:val="center"/>
              <w:rPr>
                <w:rFonts w:ascii="Arial" w:hAnsi="Arial" w:cs="Arial"/>
                <w:color w:val="000000"/>
                <w:sz w:val="22"/>
                <w:szCs w:val="22"/>
              </w:rPr>
            </w:pPr>
            <w:r>
              <w:rPr>
                <w:rFonts w:ascii="Arial" w:hAnsi="Arial" w:cs="Arial"/>
                <w:color w:val="000000"/>
                <w:sz w:val="22"/>
                <w:szCs w:val="22"/>
              </w:rPr>
              <w:t>2025年一期水站注射用水系统年度质量回顾报告</w:t>
            </w:r>
          </w:p>
        </w:tc>
      </w:tr>
      <w:tr w14:paraId="7367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3" w:type="pct"/>
            <w:tcBorders>
              <w:top w:val="single" w:color="auto" w:sz="4" w:space="0"/>
              <w:left w:val="single" w:color="auto" w:sz="4" w:space="0"/>
              <w:bottom w:val="single" w:color="auto" w:sz="4" w:space="0"/>
              <w:right w:val="single" w:color="auto" w:sz="4" w:space="0"/>
            </w:tcBorders>
            <w:vAlign w:val="center"/>
          </w:tcPr>
          <w:p w14:paraId="7B37DC2B">
            <w:pPr>
              <w:spacing w:line="400" w:lineRule="exact"/>
              <w:jc w:val="center"/>
              <w:rPr>
                <w:rFonts w:ascii="Arial" w:hAnsi="Arial" w:cs="Arial"/>
                <w:color w:val="000000"/>
                <w:sz w:val="22"/>
                <w:szCs w:val="22"/>
              </w:rPr>
            </w:pPr>
            <w:r>
              <w:rPr>
                <w:rFonts w:ascii="Arial" w:hAnsi="Arial" w:cs="Arial"/>
                <w:color w:val="000000"/>
                <w:sz w:val="22"/>
                <w:szCs w:val="22"/>
              </w:rPr>
              <w:t>GR-Q040007.04</w:t>
            </w:r>
          </w:p>
        </w:tc>
        <w:tc>
          <w:tcPr>
            <w:tcW w:w="3747" w:type="pct"/>
            <w:tcBorders>
              <w:top w:val="single" w:color="auto" w:sz="4" w:space="0"/>
              <w:left w:val="single" w:color="auto" w:sz="4" w:space="0"/>
              <w:bottom w:val="single" w:color="auto" w:sz="4" w:space="0"/>
              <w:right w:val="single" w:color="auto" w:sz="4" w:space="0"/>
            </w:tcBorders>
            <w:vAlign w:val="center"/>
          </w:tcPr>
          <w:p w14:paraId="290657E8">
            <w:pPr>
              <w:widowControl/>
              <w:spacing w:line="400" w:lineRule="exact"/>
              <w:jc w:val="center"/>
              <w:rPr>
                <w:rFonts w:ascii="Arial" w:hAnsi="Arial" w:cs="Arial"/>
                <w:color w:val="000000"/>
                <w:sz w:val="22"/>
                <w:szCs w:val="22"/>
              </w:rPr>
            </w:pPr>
            <w:r>
              <w:rPr>
                <w:rFonts w:ascii="Arial" w:hAnsi="Arial" w:cs="Arial"/>
                <w:color w:val="000000"/>
                <w:sz w:val="22"/>
                <w:szCs w:val="22"/>
              </w:rPr>
              <w:t>2025年一期水站纯蒸汽系统年度质量回顾报告</w:t>
            </w:r>
          </w:p>
        </w:tc>
      </w:tr>
      <w:tr w14:paraId="1911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253" w:type="pct"/>
            <w:tcBorders>
              <w:top w:val="single" w:color="auto" w:sz="4" w:space="0"/>
              <w:left w:val="single" w:color="auto" w:sz="4" w:space="0"/>
              <w:bottom w:val="single" w:color="auto" w:sz="4" w:space="0"/>
              <w:right w:val="single" w:color="auto" w:sz="4" w:space="0"/>
            </w:tcBorders>
            <w:vAlign w:val="center"/>
          </w:tcPr>
          <w:p w14:paraId="054180D6">
            <w:pPr>
              <w:spacing w:line="400" w:lineRule="exact"/>
              <w:jc w:val="center"/>
              <w:rPr>
                <w:rFonts w:ascii="Arial" w:hAnsi="Arial" w:cs="Arial"/>
                <w:color w:val="000000"/>
                <w:sz w:val="22"/>
                <w:szCs w:val="22"/>
              </w:rPr>
            </w:pPr>
            <w:r>
              <w:rPr>
                <w:rFonts w:ascii="Arial" w:hAnsi="Arial" w:cs="Arial"/>
                <w:color w:val="000000"/>
                <w:sz w:val="22"/>
                <w:szCs w:val="22"/>
              </w:rPr>
              <w:t>GR-Q040004.04</w:t>
            </w:r>
          </w:p>
        </w:tc>
        <w:tc>
          <w:tcPr>
            <w:tcW w:w="3747" w:type="pct"/>
            <w:tcBorders>
              <w:top w:val="single" w:color="auto" w:sz="4" w:space="0"/>
              <w:left w:val="single" w:color="auto" w:sz="4" w:space="0"/>
              <w:bottom w:val="single" w:color="auto" w:sz="4" w:space="0"/>
              <w:right w:val="single" w:color="auto" w:sz="4" w:space="0"/>
            </w:tcBorders>
            <w:vAlign w:val="center"/>
          </w:tcPr>
          <w:p w14:paraId="3CF834E2">
            <w:pPr>
              <w:widowControl/>
              <w:spacing w:line="400" w:lineRule="exact"/>
              <w:jc w:val="center"/>
              <w:rPr>
                <w:rFonts w:ascii="Arial" w:hAnsi="Arial" w:cs="Arial"/>
                <w:color w:val="000000"/>
                <w:sz w:val="22"/>
                <w:szCs w:val="22"/>
              </w:rPr>
            </w:pPr>
            <w:r>
              <w:rPr>
                <w:rFonts w:ascii="Arial" w:hAnsi="Arial" w:cs="Arial"/>
                <w:color w:val="000000"/>
                <w:sz w:val="22"/>
                <w:szCs w:val="22"/>
              </w:rPr>
              <w:t>2025年一车间工艺用气年度质量回顾报告</w:t>
            </w:r>
          </w:p>
        </w:tc>
      </w:tr>
    </w:tbl>
    <w:p w14:paraId="41EBD332">
      <w:pPr>
        <w:spacing w:line="400" w:lineRule="exact"/>
        <w:jc w:val="left"/>
        <w:rPr>
          <w:rFonts w:ascii="Arial" w:hAnsi="Arial" w:eastAsia="黑体" w:cs="Arial"/>
          <w:sz w:val="24"/>
          <w:szCs w:val="24"/>
        </w:rPr>
      </w:pPr>
      <w:r>
        <w:rPr>
          <w:rFonts w:ascii="Arial" w:hAnsi="Arial" w:eastAsia="黑体" w:cs="Arial"/>
          <w:sz w:val="24"/>
          <w:szCs w:val="24"/>
        </w:rPr>
        <w:t>15.2  仪表/设备的校验状态及完成</w:t>
      </w:r>
      <w:commentRangeStart w:id="7"/>
      <w:r>
        <w:rPr>
          <w:rFonts w:ascii="Arial" w:hAnsi="Arial" w:eastAsia="黑体" w:cs="Arial"/>
          <w:sz w:val="24"/>
          <w:szCs w:val="24"/>
        </w:rPr>
        <w:t>结果</w:t>
      </w:r>
      <w:commentRangeEnd w:id="7"/>
      <w:r>
        <w:rPr>
          <w:rStyle w:val="16"/>
        </w:rPr>
        <w:commentReference w:id="7"/>
      </w:r>
    </w:p>
    <w:p w14:paraId="1877933F">
      <w:pPr>
        <w:widowControl/>
        <w:spacing w:line="400" w:lineRule="exact"/>
        <w:ind w:left="420" w:leftChars="200"/>
        <w:jc w:val="left"/>
        <w:rPr>
          <w:rFonts w:ascii="宋体" w:hAnsi="宋体" w:cs="宋体"/>
          <w:kern w:val="0"/>
          <w:sz w:val="24"/>
          <w:szCs w:val="24"/>
        </w:rPr>
      </w:pPr>
      <w:r>
        <w:rPr>
          <w:rFonts w:ascii="Arial" w:hAnsi="Arial" w:cs="Arial"/>
          <w:sz w:val="24"/>
          <w:szCs w:val="24"/>
        </w:rPr>
        <w:t>评价：2025年一车间</w:t>
      </w:r>
      <w:r>
        <w:rPr>
          <w:rFonts w:hint="eastAsia" w:ascii="Arial" w:hAnsi="Arial" w:cs="Arial"/>
          <w:sz w:val="24"/>
          <w:szCs w:val="24"/>
        </w:rPr>
        <w:t>三区</w:t>
      </w:r>
      <w:commentRangeStart w:id="8"/>
      <w:r>
        <w:rPr>
          <w:rFonts w:ascii="Arial" w:hAnsi="Arial" w:cs="Arial"/>
          <w:sz w:val="24"/>
          <w:szCs w:val="24"/>
        </w:rPr>
        <w:t>生</w:t>
      </w:r>
      <w:commentRangeEnd w:id="8"/>
      <w:r>
        <w:rPr>
          <w:rStyle w:val="16"/>
        </w:rPr>
        <w:commentReference w:id="8"/>
      </w:r>
      <w:r>
        <w:rPr>
          <w:rFonts w:ascii="Arial" w:hAnsi="Arial" w:cs="Arial"/>
          <w:sz w:val="24"/>
          <w:szCs w:val="24"/>
        </w:rPr>
        <w:t>产所用到的各类仪器仪表、计量设备设施校验工作均按照检定/校验周期对计量器具进行校验</w:t>
      </w:r>
      <w:r>
        <w:rPr>
          <w:rFonts w:hint="eastAsia" w:ascii="宋体" w:hAnsi="宋体" w:cs="宋体"/>
          <w:kern w:val="0"/>
          <w:sz w:val="24"/>
          <w:szCs w:val="24"/>
        </w:rPr>
        <w:t>。</w:t>
      </w:r>
    </w:p>
    <w:p w14:paraId="3E58987A">
      <w:pPr>
        <w:spacing w:line="400" w:lineRule="exact"/>
        <w:jc w:val="left"/>
        <w:rPr>
          <w:rFonts w:ascii="Arial" w:hAnsi="Arial" w:eastAsia="黑体" w:cs="Arial"/>
          <w:sz w:val="24"/>
          <w:szCs w:val="24"/>
        </w:rPr>
      </w:pPr>
      <w:r>
        <w:rPr>
          <w:rFonts w:ascii="Arial" w:hAnsi="Arial" w:eastAsia="黑体" w:cs="Arial"/>
          <w:sz w:val="24"/>
          <w:szCs w:val="24"/>
        </w:rPr>
        <w:t>15.3  厂房、设施、设备日常维护保养情况</w:t>
      </w:r>
    </w:p>
    <w:p w14:paraId="55C304C2">
      <w:pPr>
        <w:widowControl/>
        <w:spacing w:line="400" w:lineRule="exact"/>
        <w:ind w:left="420" w:leftChars="200"/>
        <w:jc w:val="left"/>
        <w:rPr>
          <w:rFonts w:ascii="Arial" w:hAnsi="Arial" w:cs="Arial"/>
          <w:sz w:val="24"/>
          <w:szCs w:val="24"/>
        </w:rPr>
      </w:pPr>
      <w:r>
        <w:rPr>
          <w:rFonts w:ascii="Arial" w:hAnsi="Arial" w:cs="Arial"/>
          <w:sz w:val="24"/>
          <w:szCs w:val="24"/>
        </w:rPr>
        <w:t>评价：</w:t>
      </w:r>
      <w:r>
        <w:rPr>
          <w:rFonts w:hint="eastAsia" w:ascii="Arial" w:hAnsi="Arial" w:cs="Arial"/>
          <w:sz w:val="24"/>
          <w:szCs w:val="24"/>
        </w:rPr>
        <w:t>厂房、设施、设备均按照《2025年厂房设施维护保养计划》（PL-S030010.05）进行维护保养，各设备设施按规定周期维护保养，情况良好，符合要求。</w:t>
      </w:r>
      <w:r>
        <w:rPr>
          <w:rFonts w:ascii="Arial" w:hAnsi="Arial" w:cs="Arial"/>
          <w:sz w:val="24"/>
          <w:szCs w:val="24"/>
        </w:rPr>
        <w:t>具体情况详见</w:t>
      </w:r>
      <w:r>
        <w:rPr>
          <w:rFonts w:hint="eastAsia" w:ascii="Arial" w:hAnsi="Arial" w:cs="Arial"/>
          <w:sz w:val="24"/>
          <w:szCs w:val="24"/>
        </w:rPr>
        <w:t>《2025年</w:t>
      </w:r>
      <w:r>
        <w:rPr>
          <w:rFonts w:ascii="Arial" w:hAnsi="Arial" w:cs="Arial"/>
          <w:sz w:val="24"/>
          <w:szCs w:val="24"/>
        </w:rPr>
        <w:t>一车间</w:t>
      </w:r>
      <w:r>
        <w:rPr>
          <w:rFonts w:hint="eastAsia" w:ascii="Arial" w:hAnsi="Arial" w:cs="Arial"/>
          <w:sz w:val="24"/>
          <w:szCs w:val="24"/>
        </w:rPr>
        <w:t>三</w:t>
      </w:r>
      <w:r>
        <w:rPr>
          <w:rFonts w:ascii="Arial" w:hAnsi="Arial" w:cs="Arial"/>
          <w:sz w:val="24"/>
          <w:szCs w:val="24"/>
        </w:rPr>
        <w:t>区主要设备维护保养计划执行情况年度总结</w:t>
      </w:r>
      <w:r>
        <w:rPr>
          <w:rFonts w:hint="eastAsia" w:ascii="Arial" w:hAnsi="Arial" w:cs="Arial"/>
          <w:sz w:val="24"/>
          <w:szCs w:val="24"/>
        </w:rPr>
        <w:t>》（GR-Q0400</w:t>
      </w:r>
      <w:r>
        <w:rPr>
          <w:rFonts w:ascii="Arial" w:hAnsi="Arial" w:cs="Arial"/>
          <w:sz w:val="24"/>
          <w:szCs w:val="24"/>
        </w:rPr>
        <w:t>30</w:t>
      </w:r>
      <w:r>
        <w:rPr>
          <w:rFonts w:hint="eastAsia" w:ascii="Arial" w:hAnsi="Arial" w:cs="Arial"/>
          <w:sz w:val="24"/>
          <w:szCs w:val="24"/>
        </w:rPr>
        <w:t>.0</w:t>
      </w:r>
      <w:r>
        <w:rPr>
          <w:rFonts w:ascii="Arial" w:hAnsi="Arial" w:cs="Arial"/>
          <w:sz w:val="24"/>
          <w:szCs w:val="24"/>
        </w:rPr>
        <w:t>3</w:t>
      </w:r>
      <w:r>
        <w:rPr>
          <w:rFonts w:hint="eastAsia" w:ascii="Arial" w:hAnsi="Arial" w:cs="Arial"/>
          <w:sz w:val="24"/>
          <w:szCs w:val="24"/>
        </w:rPr>
        <w:t>）、</w:t>
      </w:r>
      <w:r>
        <w:rPr>
          <w:rFonts w:ascii="Arial" w:hAnsi="Arial" w:cs="Arial"/>
          <w:sz w:val="24"/>
          <w:szCs w:val="24"/>
        </w:rPr>
        <w:t>《</w:t>
      </w:r>
      <w:r>
        <w:rPr>
          <w:rFonts w:hint="eastAsia" w:ascii="Arial" w:hAnsi="Arial" w:cs="Arial"/>
          <w:sz w:val="24"/>
          <w:szCs w:val="24"/>
        </w:rPr>
        <w:t>2025年</w:t>
      </w:r>
      <w:r>
        <w:rPr>
          <w:rFonts w:ascii="Arial" w:hAnsi="Arial" w:cs="Arial"/>
          <w:sz w:val="24"/>
          <w:szCs w:val="24"/>
        </w:rPr>
        <w:t>一车间厂房设施维护保养计划执行情况年度总结》</w:t>
      </w:r>
      <w:r>
        <w:rPr>
          <w:rFonts w:hint="eastAsia" w:ascii="Arial" w:hAnsi="Arial" w:cs="Arial"/>
          <w:sz w:val="24"/>
          <w:szCs w:val="24"/>
        </w:rPr>
        <w:t>（GR-Q040033.03）、</w:t>
      </w:r>
      <w:r>
        <w:rPr>
          <w:rFonts w:ascii="Arial" w:hAnsi="Arial" w:cs="Arial"/>
          <w:sz w:val="24"/>
          <w:szCs w:val="24"/>
        </w:rPr>
        <w:t>《2025年一车间</w:t>
      </w:r>
      <w:r>
        <w:rPr>
          <w:rFonts w:hint="eastAsia" w:ascii="Arial" w:hAnsi="Arial" w:cs="Arial"/>
          <w:sz w:val="24"/>
          <w:szCs w:val="24"/>
        </w:rPr>
        <w:t>三</w:t>
      </w:r>
      <w:r>
        <w:rPr>
          <w:rFonts w:ascii="Arial" w:hAnsi="Arial" w:cs="Arial"/>
          <w:sz w:val="24"/>
          <w:szCs w:val="24"/>
        </w:rPr>
        <w:t>区设备维护保养计划》（PL-S030005.03）</w:t>
      </w:r>
      <w:r>
        <w:rPr>
          <w:rFonts w:hint="eastAsia" w:ascii="Arial" w:hAnsi="Arial" w:cs="Arial"/>
          <w:sz w:val="24"/>
          <w:szCs w:val="24"/>
        </w:rPr>
        <w:t>。</w:t>
      </w:r>
    </w:p>
    <w:p w14:paraId="359A6FE7">
      <w:pPr>
        <w:pStyle w:val="2"/>
        <w:spacing w:before="0" w:beforeLines="0" w:after="0" w:afterLines="0" w:line="240" w:lineRule="auto"/>
        <w:rPr>
          <w:rFonts w:ascii="Arial" w:hAnsi="Arial" w:cs="Arial"/>
          <w:b w:val="0"/>
        </w:rPr>
      </w:pPr>
      <w:bookmarkStart w:id="19" w:name="_Toc219973076"/>
      <w:r>
        <w:rPr>
          <w:rFonts w:ascii="Arial" w:hAnsi="Arial" w:cs="Arial"/>
          <w:b w:val="0"/>
        </w:rPr>
        <w:t>16 委托生产、委托检验情况回顾</w:t>
      </w:r>
      <w:bookmarkEnd w:id="19"/>
    </w:p>
    <w:p w14:paraId="00C3BA34">
      <w:pPr>
        <w:spacing w:line="400" w:lineRule="exact"/>
        <w:jc w:val="left"/>
        <w:rPr>
          <w:rFonts w:ascii="Arial" w:hAnsi="Arial" w:eastAsia="黑体" w:cs="Arial"/>
          <w:sz w:val="24"/>
          <w:szCs w:val="24"/>
        </w:rPr>
      </w:pPr>
      <w:r>
        <w:rPr>
          <w:rFonts w:ascii="Arial" w:hAnsi="Arial" w:eastAsia="黑体" w:cs="Arial"/>
          <w:sz w:val="24"/>
          <w:szCs w:val="24"/>
        </w:rPr>
        <w:t>16.1 委托生产情况回顾</w:t>
      </w:r>
    </w:p>
    <w:tbl>
      <w:tblPr>
        <w:tblStyle w:val="11"/>
        <w:tblW w:w="498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7"/>
        <w:gridCol w:w="2030"/>
        <w:gridCol w:w="1418"/>
        <w:gridCol w:w="992"/>
        <w:gridCol w:w="1654"/>
        <w:gridCol w:w="934"/>
        <w:gridCol w:w="1403"/>
        <w:gridCol w:w="551"/>
      </w:tblGrid>
      <w:tr w14:paraId="55FB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322" w:type="pct"/>
            <w:shd w:val="clear" w:color="auto" w:fill="auto"/>
            <w:vAlign w:val="center"/>
          </w:tcPr>
          <w:p w14:paraId="6FCB02BA">
            <w:pPr>
              <w:widowControl/>
              <w:spacing w:line="400" w:lineRule="exact"/>
              <w:jc w:val="center"/>
              <w:rPr>
                <w:rFonts w:ascii="Arial" w:hAnsi="Arial" w:cs="Arial"/>
                <w:color w:val="000000"/>
                <w:sz w:val="20"/>
              </w:rPr>
            </w:pPr>
            <w:r>
              <w:rPr>
                <w:rFonts w:ascii="Arial" w:hAnsi="Arial" w:cs="Arial"/>
                <w:color w:val="000000"/>
                <w:sz w:val="20"/>
              </w:rPr>
              <w:t>序号</w:t>
            </w:r>
          </w:p>
        </w:tc>
        <w:tc>
          <w:tcPr>
            <w:tcW w:w="1058" w:type="pct"/>
            <w:shd w:val="clear" w:color="auto" w:fill="auto"/>
            <w:vAlign w:val="center"/>
          </w:tcPr>
          <w:p w14:paraId="5A348F5C">
            <w:pPr>
              <w:widowControl/>
              <w:spacing w:line="400" w:lineRule="exact"/>
              <w:jc w:val="center"/>
              <w:rPr>
                <w:rFonts w:ascii="Arial" w:hAnsi="Arial" w:cs="Arial"/>
                <w:color w:val="000000"/>
                <w:sz w:val="20"/>
              </w:rPr>
            </w:pPr>
            <w:r>
              <w:rPr>
                <w:rFonts w:ascii="Arial" w:hAnsi="Arial" w:cs="Arial"/>
                <w:color w:val="000000"/>
                <w:sz w:val="20"/>
              </w:rPr>
              <w:t>品名</w:t>
            </w:r>
          </w:p>
        </w:tc>
        <w:tc>
          <w:tcPr>
            <w:tcW w:w="739" w:type="pct"/>
            <w:shd w:val="clear" w:color="auto" w:fill="auto"/>
            <w:vAlign w:val="center"/>
          </w:tcPr>
          <w:p w14:paraId="2D6C901E">
            <w:pPr>
              <w:widowControl/>
              <w:spacing w:line="400" w:lineRule="exact"/>
              <w:jc w:val="center"/>
              <w:rPr>
                <w:rFonts w:ascii="Arial" w:hAnsi="Arial" w:cs="Arial"/>
                <w:color w:val="000000"/>
                <w:sz w:val="20"/>
              </w:rPr>
            </w:pPr>
            <w:r>
              <w:rPr>
                <w:rFonts w:ascii="Arial" w:hAnsi="Arial" w:cs="Arial"/>
                <w:color w:val="000000"/>
                <w:sz w:val="20"/>
              </w:rPr>
              <w:t>批号</w:t>
            </w:r>
          </w:p>
        </w:tc>
        <w:tc>
          <w:tcPr>
            <w:tcW w:w="517" w:type="pct"/>
            <w:shd w:val="clear" w:color="auto" w:fill="auto"/>
            <w:vAlign w:val="center"/>
          </w:tcPr>
          <w:p w14:paraId="43751372">
            <w:pPr>
              <w:widowControl/>
              <w:spacing w:line="400" w:lineRule="exact"/>
              <w:jc w:val="center"/>
              <w:rPr>
                <w:rFonts w:ascii="Arial" w:hAnsi="Arial" w:cs="Arial"/>
                <w:color w:val="000000"/>
                <w:sz w:val="20"/>
              </w:rPr>
            </w:pPr>
            <w:r>
              <w:rPr>
                <w:rFonts w:ascii="Arial" w:hAnsi="Arial" w:cs="Arial"/>
                <w:color w:val="000000"/>
                <w:sz w:val="20"/>
              </w:rPr>
              <w:t>单位名称</w:t>
            </w:r>
          </w:p>
        </w:tc>
        <w:tc>
          <w:tcPr>
            <w:tcW w:w="862" w:type="pct"/>
            <w:shd w:val="clear" w:color="auto" w:fill="auto"/>
            <w:vAlign w:val="center"/>
          </w:tcPr>
          <w:p w14:paraId="7D77D247">
            <w:pPr>
              <w:widowControl/>
              <w:spacing w:line="400" w:lineRule="exact"/>
              <w:jc w:val="center"/>
              <w:rPr>
                <w:rFonts w:ascii="Arial" w:hAnsi="Arial" w:cs="Arial"/>
                <w:color w:val="000000"/>
                <w:sz w:val="20"/>
              </w:rPr>
            </w:pPr>
            <w:r>
              <w:rPr>
                <w:rFonts w:ascii="Arial" w:hAnsi="Arial" w:cs="Arial"/>
                <w:color w:val="000000"/>
                <w:sz w:val="20"/>
              </w:rPr>
              <w:t>产品质量是否符合标准要求</w:t>
            </w:r>
          </w:p>
        </w:tc>
        <w:tc>
          <w:tcPr>
            <w:tcW w:w="487" w:type="pct"/>
            <w:shd w:val="clear" w:color="auto" w:fill="auto"/>
            <w:vAlign w:val="center"/>
          </w:tcPr>
          <w:p w14:paraId="78CAF423">
            <w:pPr>
              <w:widowControl/>
              <w:spacing w:line="400" w:lineRule="exact"/>
              <w:jc w:val="center"/>
              <w:rPr>
                <w:rFonts w:ascii="Arial" w:hAnsi="Arial" w:cs="Arial"/>
                <w:color w:val="000000"/>
                <w:sz w:val="20"/>
              </w:rPr>
            </w:pPr>
            <w:r>
              <w:rPr>
                <w:rFonts w:ascii="Arial" w:hAnsi="Arial" w:cs="Arial"/>
                <w:color w:val="000000"/>
                <w:sz w:val="20"/>
              </w:rPr>
              <w:t>放行/拒绝</w:t>
            </w:r>
          </w:p>
        </w:tc>
        <w:tc>
          <w:tcPr>
            <w:tcW w:w="731" w:type="pct"/>
            <w:shd w:val="clear" w:color="auto" w:fill="auto"/>
            <w:vAlign w:val="center"/>
          </w:tcPr>
          <w:p w14:paraId="1D04D6C8">
            <w:pPr>
              <w:widowControl/>
              <w:spacing w:line="400" w:lineRule="exact"/>
              <w:jc w:val="center"/>
              <w:rPr>
                <w:rFonts w:ascii="Arial" w:hAnsi="Arial" w:cs="Arial"/>
                <w:color w:val="000000"/>
                <w:sz w:val="20"/>
              </w:rPr>
            </w:pPr>
            <w:r>
              <w:rPr>
                <w:rFonts w:ascii="Arial" w:hAnsi="Arial" w:cs="Arial"/>
                <w:color w:val="000000"/>
                <w:sz w:val="20"/>
              </w:rPr>
              <w:t>是否按照合同履行</w:t>
            </w:r>
          </w:p>
        </w:tc>
        <w:tc>
          <w:tcPr>
            <w:tcW w:w="284" w:type="pct"/>
            <w:shd w:val="clear" w:color="auto" w:fill="auto"/>
            <w:vAlign w:val="center"/>
          </w:tcPr>
          <w:p w14:paraId="5DB07811">
            <w:pPr>
              <w:widowControl/>
              <w:spacing w:line="400" w:lineRule="exact"/>
              <w:jc w:val="center"/>
              <w:rPr>
                <w:rFonts w:ascii="Arial" w:hAnsi="Arial" w:cs="Arial"/>
                <w:color w:val="000000"/>
                <w:sz w:val="20"/>
              </w:rPr>
            </w:pPr>
            <w:r>
              <w:rPr>
                <w:rFonts w:ascii="Arial" w:hAnsi="Arial" w:cs="Arial"/>
                <w:color w:val="000000"/>
                <w:sz w:val="20"/>
              </w:rPr>
              <w:t>备注</w:t>
            </w:r>
          </w:p>
        </w:tc>
      </w:tr>
      <w:tr w14:paraId="1D99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22" w:type="pct"/>
            <w:shd w:val="clear" w:color="auto" w:fill="auto"/>
            <w:vAlign w:val="center"/>
          </w:tcPr>
          <w:p w14:paraId="1C39EB3C">
            <w:pPr>
              <w:widowControl/>
              <w:spacing w:line="400" w:lineRule="exact"/>
              <w:jc w:val="center"/>
              <w:rPr>
                <w:rFonts w:ascii="Arial" w:hAnsi="Arial" w:cs="Arial"/>
                <w:color w:val="000000"/>
                <w:sz w:val="20"/>
              </w:rPr>
            </w:pPr>
            <w:r>
              <w:rPr>
                <w:rFonts w:ascii="Arial" w:hAnsi="Arial" w:cs="Arial"/>
                <w:color w:val="000000"/>
                <w:sz w:val="20"/>
              </w:rPr>
              <w:t>1</w:t>
            </w:r>
          </w:p>
        </w:tc>
        <w:tc>
          <w:tcPr>
            <w:tcW w:w="1058" w:type="pct"/>
            <w:shd w:val="clear" w:color="auto" w:fill="auto"/>
            <w:vAlign w:val="center"/>
          </w:tcPr>
          <w:p w14:paraId="750223FA">
            <w:pPr>
              <w:widowControl/>
              <w:spacing w:line="400" w:lineRule="exact"/>
              <w:jc w:val="center"/>
              <w:rPr>
                <w:rFonts w:ascii="Arial" w:hAnsi="Arial" w:cs="Arial"/>
                <w:color w:val="000000"/>
                <w:sz w:val="20"/>
              </w:rPr>
            </w:pPr>
            <w:r>
              <w:rPr>
                <w:rFonts w:hint="eastAsia" w:ascii="Arial" w:hAnsi="Arial" w:cs="Arial"/>
                <w:color w:val="000000"/>
                <w:sz w:val="20"/>
                <w:lang w:eastAsia="zh-CN"/>
              </w:rPr>
              <w:t>产品名（ll）</w:t>
            </w:r>
            <w:r>
              <w:rPr>
                <w:rFonts w:ascii="Arial" w:hAnsi="Arial" w:cs="Arial"/>
                <w:color w:val="000000"/>
                <w:sz w:val="20"/>
              </w:rPr>
              <w:t>注射液</w:t>
            </w:r>
          </w:p>
        </w:tc>
        <w:tc>
          <w:tcPr>
            <w:tcW w:w="739" w:type="pct"/>
            <w:shd w:val="clear" w:color="auto" w:fill="auto"/>
          </w:tcPr>
          <w:p w14:paraId="6E2B1D16">
            <w:pPr>
              <w:widowControl/>
              <w:spacing w:line="400" w:lineRule="exact"/>
              <w:jc w:val="center"/>
              <w:rPr>
                <w:rFonts w:ascii="Arial" w:hAnsi="Arial" w:cs="Arial"/>
                <w:color w:val="000000"/>
                <w:sz w:val="20"/>
              </w:rPr>
            </w:pPr>
          </w:p>
        </w:tc>
        <w:tc>
          <w:tcPr>
            <w:tcW w:w="517" w:type="pct"/>
            <w:vMerge w:val="restart"/>
            <w:shd w:val="clear" w:color="auto" w:fill="auto"/>
            <w:vAlign w:val="center"/>
          </w:tcPr>
          <w:p w14:paraId="5109823D">
            <w:pPr>
              <w:widowControl/>
              <w:spacing w:line="400" w:lineRule="exact"/>
              <w:jc w:val="center"/>
              <w:rPr>
                <w:rFonts w:ascii="Arial" w:hAnsi="Arial" w:cs="Arial"/>
                <w:color w:val="000000"/>
                <w:sz w:val="20"/>
              </w:rPr>
            </w:pPr>
            <w:r>
              <w:rPr>
                <w:rFonts w:hint="eastAsia" w:ascii="Arial" w:hAnsi="Arial" w:cs="Arial"/>
                <w:color w:val="000000"/>
                <w:sz w:val="20"/>
                <w:lang w:eastAsia="zh-CN"/>
              </w:rPr>
              <w:t>xxxx</w:t>
            </w:r>
            <w:r>
              <w:rPr>
                <w:rFonts w:ascii="Arial" w:hAnsi="Arial" w:cs="Arial"/>
                <w:color w:val="000000"/>
                <w:sz w:val="20"/>
              </w:rPr>
              <w:t>股份有限公司</w:t>
            </w:r>
          </w:p>
        </w:tc>
        <w:tc>
          <w:tcPr>
            <w:tcW w:w="862" w:type="pct"/>
            <w:vMerge w:val="restart"/>
            <w:shd w:val="clear" w:color="auto" w:fill="auto"/>
            <w:vAlign w:val="center"/>
          </w:tcPr>
          <w:p w14:paraId="74D64DA7">
            <w:pPr>
              <w:widowControl/>
              <w:spacing w:line="400" w:lineRule="exact"/>
              <w:jc w:val="center"/>
              <w:rPr>
                <w:rFonts w:ascii="Arial" w:hAnsi="Arial" w:cs="Arial"/>
                <w:color w:val="000000"/>
                <w:sz w:val="20"/>
              </w:rPr>
            </w:pPr>
            <w:r>
              <w:rPr>
                <w:rFonts w:ascii="Arial" w:hAnsi="Arial" w:cs="Arial"/>
                <w:color w:val="000000"/>
                <w:sz w:val="20"/>
              </w:rPr>
              <w:t>是</w:t>
            </w:r>
          </w:p>
        </w:tc>
        <w:tc>
          <w:tcPr>
            <w:tcW w:w="487" w:type="pct"/>
            <w:vMerge w:val="restart"/>
            <w:shd w:val="clear" w:color="auto" w:fill="auto"/>
            <w:vAlign w:val="center"/>
          </w:tcPr>
          <w:p w14:paraId="5C6DE44C">
            <w:pPr>
              <w:widowControl/>
              <w:spacing w:line="400" w:lineRule="exact"/>
              <w:jc w:val="center"/>
              <w:rPr>
                <w:rFonts w:ascii="Arial" w:hAnsi="Arial" w:cs="Arial"/>
                <w:color w:val="000000"/>
                <w:sz w:val="20"/>
              </w:rPr>
            </w:pPr>
            <w:r>
              <w:rPr>
                <w:rFonts w:ascii="Arial" w:hAnsi="Arial" w:cs="Arial"/>
                <w:color w:val="000000"/>
                <w:sz w:val="20"/>
              </w:rPr>
              <w:t>放行</w:t>
            </w:r>
          </w:p>
        </w:tc>
        <w:tc>
          <w:tcPr>
            <w:tcW w:w="731" w:type="pct"/>
            <w:vMerge w:val="restart"/>
            <w:shd w:val="clear" w:color="auto" w:fill="auto"/>
            <w:vAlign w:val="center"/>
          </w:tcPr>
          <w:p w14:paraId="7EDC0F59">
            <w:pPr>
              <w:widowControl/>
              <w:spacing w:line="400" w:lineRule="exact"/>
              <w:jc w:val="center"/>
              <w:rPr>
                <w:rFonts w:ascii="Arial" w:hAnsi="Arial" w:cs="Arial"/>
                <w:color w:val="000000"/>
                <w:sz w:val="20"/>
              </w:rPr>
            </w:pPr>
            <w:r>
              <w:rPr>
                <w:rFonts w:ascii="Arial" w:hAnsi="Arial" w:cs="Arial"/>
                <w:color w:val="000000"/>
                <w:sz w:val="20"/>
              </w:rPr>
              <w:t>是</w:t>
            </w:r>
          </w:p>
        </w:tc>
        <w:tc>
          <w:tcPr>
            <w:tcW w:w="284" w:type="pct"/>
            <w:vMerge w:val="restart"/>
            <w:shd w:val="clear" w:color="auto" w:fill="auto"/>
            <w:vAlign w:val="center"/>
          </w:tcPr>
          <w:p w14:paraId="5B45BE12">
            <w:pPr>
              <w:widowControl/>
              <w:spacing w:line="400" w:lineRule="exact"/>
              <w:jc w:val="center"/>
              <w:rPr>
                <w:rFonts w:ascii="Arial" w:hAnsi="Arial" w:cs="Arial"/>
                <w:color w:val="000000"/>
                <w:sz w:val="20"/>
              </w:rPr>
            </w:pPr>
            <w:r>
              <w:rPr>
                <w:rFonts w:ascii="Arial" w:hAnsi="Arial" w:cs="Arial"/>
                <w:color w:val="000000"/>
                <w:sz w:val="20"/>
              </w:rPr>
              <w:t>N/A</w:t>
            </w:r>
          </w:p>
        </w:tc>
      </w:tr>
      <w:tr w14:paraId="3285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22" w:type="pct"/>
            <w:shd w:val="clear" w:color="auto" w:fill="auto"/>
            <w:vAlign w:val="center"/>
          </w:tcPr>
          <w:p w14:paraId="16D3FE3C">
            <w:pPr>
              <w:widowControl/>
              <w:spacing w:line="400" w:lineRule="exact"/>
              <w:jc w:val="center"/>
              <w:rPr>
                <w:rFonts w:ascii="Arial" w:hAnsi="Arial" w:cs="Arial"/>
                <w:color w:val="000000"/>
                <w:sz w:val="20"/>
              </w:rPr>
            </w:pPr>
            <w:r>
              <w:rPr>
                <w:rFonts w:ascii="Arial" w:hAnsi="Arial" w:cs="Arial"/>
                <w:color w:val="000000"/>
                <w:sz w:val="20"/>
              </w:rPr>
              <w:t>2</w:t>
            </w:r>
          </w:p>
        </w:tc>
        <w:tc>
          <w:tcPr>
            <w:tcW w:w="1058" w:type="pct"/>
            <w:shd w:val="clear" w:color="auto" w:fill="auto"/>
          </w:tcPr>
          <w:p w14:paraId="5DCD03C9">
            <w:pPr>
              <w:widowControl/>
              <w:spacing w:line="400" w:lineRule="exact"/>
              <w:jc w:val="center"/>
              <w:rPr>
                <w:rFonts w:ascii="Arial" w:hAnsi="Arial" w:cs="Arial"/>
                <w:color w:val="000000"/>
                <w:sz w:val="20"/>
              </w:rPr>
            </w:pPr>
            <w:r>
              <w:rPr>
                <w:rFonts w:hint="eastAsia" w:ascii="Arial" w:hAnsi="Arial" w:cs="Arial"/>
                <w:color w:val="000000"/>
                <w:sz w:val="20"/>
                <w:lang w:eastAsia="zh-CN"/>
              </w:rPr>
              <w:t>产品名（ll）</w:t>
            </w:r>
            <w:r>
              <w:rPr>
                <w:rFonts w:ascii="Arial" w:hAnsi="Arial" w:cs="Arial"/>
                <w:color w:val="000000"/>
                <w:sz w:val="20"/>
              </w:rPr>
              <w:t>注射液</w:t>
            </w:r>
          </w:p>
        </w:tc>
        <w:tc>
          <w:tcPr>
            <w:tcW w:w="739" w:type="pct"/>
            <w:shd w:val="clear" w:color="auto" w:fill="auto"/>
          </w:tcPr>
          <w:p w14:paraId="1D171482">
            <w:pPr>
              <w:widowControl/>
              <w:spacing w:line="400" w:lineRule="exact"/>
              <w:jc w:val="center"/>
              <w:rPr>
                <w:rFonts w:ascii="Arial" w:hAnsi="Arial" w:cs="Arial"/>
                <w:color w:val="000000"/>
                <w:sz w:val="20"/>
              </w:rPr>
            </w:pPr>
          </w:p>
        </w:tc>
        <w:tc>
          <w:tcPr>
            <w:tcW w:w="517" w:type="pct"/>
            <w:vMerge w:val="continue"/>
            <w:shd w:val="clear" w:color="auto" w:fill="auto"/>
            <w:vAlign w:val="center"/>
          </w:tcPr>
          <w:p w14:paraId="09D711D5">
            <w:pPr>
              <w:widowControl/>
              <w:spacing w:line="400" w:lineRule="exact"/>
              <w:jc w:val="center"/>
              <w:rPr>
                <w:rFonts w:ascii="Arial" w:hAnsi="Arial" w:cs="Arial"/>
                <w:color w:val="000000"/>
                <w:sz w:val="20"/>
              </w:rPr>
            </w:pPr>
          </w:p>
        </w:tc>
        <w:tc>
          <w:tcPr>
            <w:tcW w:w="862" w:type="pct"/>
            <w:vMerge w:val="continue"/>
            <w:shd w:val="clear" w:color="auto" w:fill="auto"/>
            <w:vAlign w:val="center"/>
          </w:tcPr>
          <w:p w14:paraId="1AD3D779">
            <w:pPr>
              <w:widowControl/>
              <w:spacing w:line="400" w:lineRule="exact"/>
              <w:jc w:val="center"/>
              <w:rPr>
                <w:rFonts w:ascii="Arial" w:hAnsi="Arial" w:cs="Arial"/>
                <w:color w:val="000000"/>
                <w:sz w:val="20"/>
              </w:rPr>
            </w:pPr>
          </w:p>
        </w:tc>
        <w:tc>
          <w:tcPr>
            <w:tcW w:w="487" w:type="pct"/>
            <w:vMerge w:val="continue"/>
            <w:shd w:val="clear" w:color="auto" w:fill="auto"/>
            <w:vAlign w:val="center"/>
          </w:tcPr>
          <w:p w14:paraId="4BFDEE2F">
            <w:pPr>
              <w:widowControl/>
              <w:spacing w:line="400" w:lineRule="exact"/>
              <w:jc w:val="center"/>
              <w:rPr>
                <w:rFonts w:ascii="Arial" w:hAnsi="Arial" w:cs="Arial"/>
                <w:color w:val="000000"/>
                <w:sz w:val="20"/>
              </w:rPr>
            </w:pPr>
          </w:p>
        </w:tc>
        <w:tc>
          <w:tcPr>
            <w:tcW w:w="731" w:type="pct"/>
            <w:vMerge w:val="continue"/>
            <w:shd w:val="clear" w:color="auto" w:fill="auto"/>
            <w:vAlign w:val="center"/>
          </w:tcPr>
          <w:p w14:paraId="67A767E0">
            <w:pPr>
              <w:widowControl/>
              <w:spacing w:line="400" w:lineRule="exact"/>
              <w:jc w:val="center"/>
              <w:rPr>
                <w:rFonts w:ascii="Arial" w:hAnsi="Arial" w:cs="Arial"/>
                <w:color w:val="000000"/>
                <w:sz w:val="20"/>
              </w:rPr>
            </w:pPr>
          </w:p>
        </w:tc>
        <w:tc>
          <w:tcPr>
            <w:tcW w:w="284" w:type="pct"/>
            <w:vMerge w:val="continue"/>
            <w:shd w:val="clear" w:color="auto" w:fill="auto"/>
            <w:vAlign w:val="center"/>
          </w:tcPr>
          <w:p w14:paraId="1C48DE4F">
            <w:pPr>
              <w:widowControl/>
              <w:spacing w:line="400" w:lineRule="exact"/>
              <w:jc w:val="center"/>
              <w:rPr>
                <w:rFonts w:ascii="Arial" w:hAnsi="Arial" w:cs="Arial"/>
                <w:color w:val="000000"/>
                <w:sz w:val="20"/>
              </w:rPr>
            </w:pPr>
          </w:p>
        </w:tc>
      </w:tr>
      <w:tr w14:paraId="2191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322" w:type="pct"/>
            <w:shd w:val="clear" w:color="auto" w:fill="auto"/>
            <w:vAlign w:val="center"/>
          </w:tcPr>
          <w:p w14:paraId="474BDCC1">
            <w:pPr>
              <w:widowControl/>
              <w:spacing w:line="400" w:lineRule="exact"/>
              <w:jc w:val="center"/>
              <w:rPr>
                <w:rFonts w:ascii="Arial" w:hAnsi="Arial" w:cs="Arial"/>
                <w:color w:val="000000"/>
                <w:sz w:val="20"/>
              </w:rPr>
            </w:pPr>
            <w:r>
              <w:rPr>
                <w:rFonts w:ascii="Arial" w:hAnsi="Arial" w:cs="Arial"/>
                <w:color w:val="000000"/>
                <w:sz w:val="20"/>
              </w:rPr>
              <w:t>3</w:t>
            </w:r>
          </w:p>
        </w:tc>
        <w:tc>
          <w:tcPr>
            <w:tcW w:w="1058" w:type="pct"/>
            <w:shd w:val="clear" w:color="auto" w:fill="auto"/>
          </w:tcPr>
          <w:p w14:paraId="4460C309">
            <w:pPr>
              <w:widowControl/>
              <w:spacing w:line="400" w:lineRule="exact"/>
              <w:jc w:val="center"/>
              <w:rPr>
                <w:rFonts w:ascii="Arial" w:hAnsi="Arial" w:cs="Arial"/>
                <w:color w:val="000000"/>
                <w:sz w:val="20"/>
              </w:rPr>
            </w:pPr>
            <w:r>
              <w:rPr>
                <w:rFonts w:hint="eastAsia" w:ascii="Arial" w:hAnsi="Arial" w:cs="Arial"/>
                <w:color w:val="000000"/>
                <w:sz w:val="20"/>
                <w:lang w:eastAsia="zh-CN"/>
              </w:rPr>
              <w:t>产品名（ll）</w:t>
            </w:r>
            <w:r>
              <w:rPr>
                <w:rFonts w:ascii="Arial" w:hAnsi="Arial" w:cs="Arial"/>
                <w:color w:val="000000"/>
                <w:sz w:val="20"/>
              </w:rPr>
              <w:t>注射液</w:t>
            </w:r>
          </w:p>
        </w:tc>
        <w:tc>
          <w:tcPr>
            <w:tcW w:w="739" w:type="pct"/>
            <w:shd w:val="clear" w:color="auto" w:fill="auto"/>
          </w:tcPr>
          <w:p w14:paraId="4F2711D3">
            <w:pPr>
              <w:widowControl/>
              <w:spacing w:line="400" w:lineRule="exact"/>
              <w:jc w:val="center"/>
              <w:rPr>
                <w:rFonts w:ascii="Arial" w:hAnsi="Arial" w:cs="Arial"/>
                <w:color w:val="000000"/>
                <w:sz w:val="20"/>
              </w:rPr>
            </w:pPr>
          </w:p>
        </w:tc>
        <w:tc>
          <w:tcPr>
            <w:tcW w:w="517" w:type="pct"/>
            <w:vMerge w:val="continue"/>
            <w:shd w:val="clear" w:color="auto" w:fill="auto"/>
            <w:vAlign w:val="center"/>
          </w:tcPr>
          <w:p w14:paraId="432AC399">
            <w:pPr>
              <w:widowControl/>
              <w:spacing w:line="400" w:lineRule="exact"/>
              <w:jc w:val="center"/>
              <w:rPr>
                <w:rFonts w:ascii="Arial" w:hAnsi="Arial" w:cs="Arial"/>
                <w:color w:val="000000"/>
                <w:sz w:val="20"/>
              </w:rPr>
            </w:pPr>
          </w:p>
        </w:tc>
        <w:tc>
          <w:tcPr>
            <w:tcW w:w="862" w:type="pct"/>
            <w:vMerge w:val="continue"/>
            <w:shd w:val="clear" w:color="auto" w:fill="auto"/>
            <w:vAlign w:val="center"/>
          </w:tcPr>
          <w:p w14:paraId="5A9E9308">
            <w:pPr>
              <w:widowControl/>
              <w:spacing w:line="400" w:lineRule="exact"/>
              <w:jc w:val="center"/>
              <w:rPr>
                <w:rFonts w:ascii="Arial" w:hAnsi="Arial" w:cs="Arial"/>
                <w:color w:val="000000"/>
                <w:sz w:val="20"/>
              </w:rPr>
            </w:pPr>
          </w:p>
        </w:tc>
        <w:tc>
          <w:tcPr>
            <w:tcW w:w="487" w:type="pct"/>
            <w:vMerge w:val="continue"/>
            <w:shd w:val="clear" w:color="auto" w:fill="auto"/>
            <w:vAlign w:val="center"/>
          </w:tcPr>
          <w:p w14:paraId="107B7A91">
            <w:pPr>
              <w:widowControl/>
              <w:spacing w:line="400" w:lineRule="exact"/>
              <w:jc w:val="center"/>
              <w:rPr>
                <w:rFonts w:ascii="Arial" w:hAnsi="Arial" w:cs="Arial"/>
                <w:color w:val="000000"/>
                <w:sz w:val="20"/>
              </w:rPr>
            </w:pPr>
          </w:p>
        </w:tc>
        <w:tc>
          <w:tcPr>
            <w:tcW w:w="731" w:type="pct"/>
            <w:vMerge w:val="continue"/>
            <w:shd w:val="clear" w:color="auto" w:fill="auto"/>
            <w:vAlign w:val="center"/>
          </w:tcPr>
          <w:p w14:paraId="6C19CC4A">
            <w:pPr>
              <w:widowControl/>
              <w:spacing w:line="400" w:lineRule="exact"/>
              <w:jc w:val="center"/>
              <w:rPr>
                <w:rFonts w:ascii="Arial" w:hAnsi="Arial" w:cs="Arial"/>
                <w:color w:val="000000"/>
                <w:sz w:val="20"/>
              </w:rPr>
            </w:pPr>
          </w:p>
        </w:tc>
        <w:tc>
          <w:tcPr>
            <w:tcW w:w="284" w:type="pct"/>
            <w:vMerge w:val="continue"/>
            <w:shd w:val="clear" w:color="auto" w:fill="auto"/>
            <w:vAlign w:val="center"/>
          </w:tcPr>
          <w:p w14:paraId="34BF14E4">
            <w:pPr>
              <w:widowControl/>
              <w:spacing w:line="400" w:lineRule="exact"/>
              <w:jc w:val="center"/>
              <w:rPr>
                <w:rFonts w:ascii="Arial" w:hAnsi="Arial" w:cs="Arial"/>
                <w:color w:val="000000"/>
                <w:sz w:val="20"/>
              </w:rPr>
            </w:pPr>
          </w:p>
        </w:tc>
      </w:tr>
    </w:tbl>
    <w:p w14:paraId="279164E9">
      <w:pPr>
        <w:widowControl/>
        <w:spacing w:line="400" w:lineRule="exact"/>
        <w:ind w:left="420" w:leftChars="200"/>
        <w:jc w:val="left"/>
        <w:rPr>
          <w:rFonts w:ascii="宋体" w:hAnsi="宋体" w:cs="宋体"/>
          <w:kern w:val="0"/>
          <w:sz w:val="24"/>
          <w:szCs w:val="24"/>
        </w:rPr>
      </w:pPr>
      <w:r>
        <w:rPr>
          <w:rFonts w:ascii="宋体" w:hAnsi="宋体" w:cs="宋体"/>
          <w:kern w:val="0"/>
          <w:sz w:val="24"/>
          <w:szCs w:val="24"/>
        </w:rPr>
        <w:t>评价：2025</w:t>
      </w:r>
      <w:r>
        <w:rPr>
          <w:rFonts w:hint="eastAsia" w:ascii="宋体" w:hAnsi="宋体" w:cs="宋体"/>
          <w:kern w:val="0"/>
          <w:sz w:val="24"/>
          <w:szCs w:val="24"/>
        </w:rPr>
        <w:t>年度共委托了3批</w:t>
      </w:r>
      <w:r>
        <w:rPr>
          <w:rFonts w:hint="eastAsia" w:ascii="宋体" w:hAnsi="宋体" w:cs="宋体"/>
          <w:kern w:val="0"/>
          <w:sz w:val="24"/>
          <w:szCs w:val="24"/>
          <w:lang w:eastAsia="zh-CN"/>
        </w:rPr>
        <w:t>产品名（ll）</w:t>
      </w:r>
      <w:r>
        <w:rPr>
          <w:rFonts w:hint="eastAsia" w:ascii="宋体" w:hAnsi="宋体" w:cs="宋体"/>
          <w:kern w:val="0"/>
          <w:sz w:val="24"/>
          <w:szCs w:val="24"/>
        </w:rPr>
        <w:t>注射液生产，产品质量均符合质量标准</w:t>
      </w:r>
      <w:r>
        <w:rPr>
          <w:rFonts w:ascii="宋体" w:hAnsi="宋体" w:cs="宋体"/>
          <w:kern w:val="0"/>
          <w:sz w:val="24"/>
          <w:szCs w:val="24"/>
        </w:rPr>
        <w:t>。</w:t>
      </w:r>
    </w:p>
    <w:p w14:paraId="0FD9180A">
      <w:pPr>
        <w:spacing w:line="400" w:lineRule="exact"/>
        <w:jc w:val="left"/>
        <w:rPr>
          <w:rFonts w:ascii="Arial" w:hAnsi="Arial" w:eastAsia="黑体" w:cs="Arial"/>
          <w:sz w:val="24"/>
          <w:szCs w:val="24"/>
        </w:rPr>
      </w:pPr>
      <w:r>
        <w:rPr>
          <w:rFonts w:ascii="Arial" w:hAnsi="Arial" w:eastAsia="黑体" w:cs="Arial"/>
          <w:sz w:val="24"/>
          <w:szCs w:val="24"/>
        </w:rPr>
        <w:t>16.2 委托检验情况回顾</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2521"/>
        <w:gridCol w:w="2203"/>
        <w:gridCol w:w="747"/>
        <w:gridCol w:w="720"/>
        <w:gridCol w:w="724"/>
        <w:gridCol w:w="870"/>
        <w:gridCol w:w="1127"/>
      </w:tblGrid>
      <w:tr w14:paraId="0471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372" w:type="pct"/>
            <w:shd w:val="clear" w:color="auto" w:fill="auto"/>
            <w:vAlign w:val="center"/>
          </w:tcPr>
          <w:p w14:paraId="2939D6E4">
            <w:pPr>
              <w:widowControl/>
              <w:spacing w:line="400" w:lineRule="exact"/>
              <w:jc w:val="center"/>
              <w:rPr>
                <w:rFonts w:ascii="Arial" w:hAnsi="Arial" w:cs="Arial"/>
                <w:color w:val="000000"/>
                <w:sz w:val="20"/>
              </w:rPr>
            </w:pPr>
            <w:r>
              <w:rPr>
                <w:rFonts w:ascii="Arial" w:hAnsi="Arial" w:cs="Arial"/>
                <w:color w:val="000000"/>
                <w:sz w:val="20"/>
              </w:rPr>
              <w:t>品名</w:t>
            </w:r>
          </w:p>
        </w:tc>
        <w:tc>
          <w:tcPr>
            <w:tcW w:w="1309" w:type="pct"/>
            <w:vAlign w:val="center"/>
          </w:tcPr>
          <w:p w14:paraId="645024D5">
            <w:pPr>
              <w:widowControl/>
              <w:spacing w:line="400" w:lineRule="exact"/>
              <w:jc w:val="center"/>
              <w:rPr>
                <w:rFonts w:ascii="Arial" w:hAnsi="Arial" w:cs="Arial"/>
                <w:color w:val="000000"/>
                <w:sz w:val="20"/>
              </w:rPr>
            </w:pPr>
            <w:r>
              <w:rPr>
                <w:rFonts w:ascii="Arial" w:hAnsi="Arial" w:cs="Arial"/>
                <w:color w:val="000000"/>
                <w:sz w:val="20"/>
              </w:rPr>
              <w:t>批号</w:t>
            </w:r>
          </w:p>
        </w:tc>
        <w:tc>
          <w:tcPr>
            <w:tcW w:w="1144" w:type="pct"/>
            <w:shd w:val="clear" w:color="auto" w:fill="auto"/>
            <w:vAlign w:val="center"/>
          </w:tcPr>
          <w:p w14:paraId="2F2623B8">
            <w:pPr>
              <w:widowControl/>
              <w:spacing w:line="400" w:lineRule="exact"/>
              <w:jc w:val="center"/>
              <w:rPr>
                <w:rFonts w:ascii="Arial" w:hAnsi="Arial" w:cs="Arial"/>
                <w:color w:val="000000"/>
                <w:sz w:val="20"/>
              </w:rPr>
            </w:pPr>
            <w:r>
              <w:rPr>
                <w:rFonts w:ascii="Arial" w:hAnsi="Arial" w:cs="Arial"/>
                <w:color w:val="000000"/>
                <w:sz w:val="20"/>
              </w:rPr>
              <w:t>单位名称</w:t>
            </w:r>
          </w:p>
        </w:tc>
        <w:tc>
          <w:tcPr>
            <w:tcW w:w="388" w:type="pct"/>
            <w:shd w:val="clear" w:color="auto" w:fill="auto"/>
            <w:vAlign w:val="center"/>
          </w:tcPr>
          <w:p w14:paraId="65351E5C">
            <w:pPr>
              <w:widowControl/>
              <w:spacing w:line="400" w:lineRule="exact"/>
              <w:jc w:val="center"/>
              <w:rPr>
                <w:rFonts w:ascii="Arial" w:hAnsi="Arial" w:cs="Arial"/>
                <w:color w:val="000000"/>
                <w:sz w:val="20"/>
              </w:rPr>
            </w:pPr>
            <w:r>
              <w:rPr>
                <w:rFonts w:ascii="Arial" w:hAnsi="Arial" w:cs="Arial"/>
                <w:color w:val="000000"/>
                <w:sz w:val="20"/>
              </w:rPr>
              <w:t>检验项目</w:t>
            </w:r>
          </w:p>
        </w:tc>
        <w:tc>
          <w:tcPr>
            <w:tcW w:w="374" w:type="pct"/>
            <w:shd w:val="clear" w:color="auto" w:fill="auto"/>
            <w:vAlign w:val="center"/>
          </w:tcPr>
          <w:p w14:paraId="41DAAB6E">
            <w:pPr>
              <w:widowControl/>
              <w:spacing w:line="400" w:lineRule="exact"/>
              <w:jc w:val="center"/>
              <w:rPr>
                <w:rFonts w:ascii="Arial" w:hAnsi="Arial" w:cs="Arial"/>
                <w:color w:val="000000"/>
                <w:sz w:val="20"/>
              </w:rPr>
            </w:pPr>
            <w:r>
              <w:rPr>
                <w:rFonts w:ascii="Arial" w:hAnsi="Arial" w:cs="Arial"/>
                <w:color w:val="000000"/>
                <w:sz w:val="20"/>
              </w:rPr>
              <w:t>检验批数</w:t>
            </w:r>
          </w:p>
        </w:tc>
        <w:tc>
          <w:tcPr>
            <w:tcW w:w="376" w:type="pct"/>
            <w:shd w:val="clear" w:color="auto" w:fill="auto"/>
            <w:vAlign w:val="center"/>
          </w:tcPr>
          <w:p w14:paraId="7CEF6609">
            <w:pPr>
              <w:widowControl/>
              <w:spacing w:line="400" w:lineRule="exact"/>
              <w:jc w:val="center"/>
              <w:rPr>
                <w:rFonts w:ascii="Arial" w:hAnsi="Arial" w:cs="Arial"/>
                <w:color w:val="000000"/>
                <w:sz w:val="20"/>
              </w:rPr>
            </w:pPr>
            <w:r>
              <w:rPr>
                <w:rFonts w:ascii="Arial" w:hAnsi="Arial" w:cs="Arial"/>
                <w:color w:val="000000"/>
                <w:sz w:val="20"/>
              </w:rPr>
              <w:t>检验结果</w:t>
            </w:r>
          </w:p>
        </w:tc>
        <w:tc>
          <w:tcPr>
            <w:tcW w:w="452" w:type="pct"/>
            <w:shd w:val="clear" w:color="auto" w:fill="auto"/>
            <w:vAlign w:val="center"/>
          </w:tcPr>
          <w:p w14:paraId="072A67A0">
            <w:pPr>
              <w:widowControl/>
              <w:spacing w:line="400" w:lineRule="exact"/>
              <w:jc w:val="center"/>
              <w:rPr>
                <w:rFonts w:ascii="Arial" w:hAnsi="Arial" w:cs="Arial"/>
                <w:color w:val="000000"/>
                <w:sz w:val="20"/>
              </w:rPr>
            </w:pPr>
            <w:r>
              <w:rPr>
                <w:rFonts w:ascii="Arial" w:hAnsi="Arial" w:cs="Arial"/>
                <w:color w:val="000000"/>
                <w:sz w:val="20"/>
              </w:rPr>
              <w:t>放行/拒绝</w:t>
            </w:r>
          </w:p>
        </w:tc>
        <w:tc>
          <w:tcPr>
            <w:tcW w:w="585" w:type="pct"/>
            <w:shd w:val="clear" w:color="auto" w:fill="auto"/>
            <w:vAlign w:val="center"/>
          </w:tcPr>
          <w:p w14:paraId="00D61E73">
            <w:pPr>
              <w:widowControl/>
              <w:spacing w:line="400" w:lineRule="exact"/>
              <w:jc w:val="center"/>
              <w:rPr>
                <w:rFonts w:ascii="Arial" w:hAnsi="Arial" w:cs="Arial"/>
                <w:color w:val="000000"/>
                <w:sz w:val="20"/>
              </w:rPr>
            </w:pPr>
            <w:r>
              <w:rPr>
                <w:rFonts w:ascii="Arial" w:hAnsi="Arial" w:cs="Arial"/>
                <w:color w:val="000000"/>
                <w:sz w:val="20"/>
              </w:rPr>
              <w:t>是否按合同履行</w:t>
            </w:r>
          </w:p>
        </w:tc>
      </w:tr>
      <w:tr w14:paraId="28BA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372" w:type="pct"/>
            <w:shd w:val="clear" w:color="auto" w:fill="auto"/>
          </w:tcPr>
          <w:p w14:paraId="49FF355B">
            <w:pPr>
              <w:widowControl/>
              <w:spacing w:line="400" w:lineRule="exact"/>
              <w:jc w:val="center"/>
              <w:rPr>
                <w:rFonts w:ascii="Arial" w:hAnsi="Arial" w:cs="Arial"/>
                <w:color w:val="000000"/>
                <w:sz w:val="20"/>
              </w:rPr>
            </w:pPr>
            <w:r>
              <w:rPr>
                <w:rFonts w:ascii="Arial" w:hAnsi="Arial" w:cs="Arial"/>
                <w:color w:val="000000"/>
                <w:sz w:val="20"/>
              </w:rPr>
              <w:t>N/A</w:t>
            </w:r>
          </w:p>
        </w:tc>
        <w:tc>
          <w:tcPr>
            <w:tcW w:w="1309" w:type="pct"/>
          </w:tcPr>
          <w:p w14:paraId="695EE7C8">
            <w:pPr>
              <w:widowControl/>
              <w:spacing w:line="400" w:lineRule="exact"/>
              <w:jc w:val="center"/>
              <w:rPr>
                <w:rFonts w:ascii="Arial" w:hAnsi="Arial" w:cs="Arial"/>
                <w:color w:val="000000"/>
                <w:sz w:val="20"/>
              </w:rPr>
            </w:pPr>
            <w:r>
              <w:rPr>
                <w:rFonts w:ascii="Arial" w:hAnsi="Arial" w:cs="Arial"/>
                <w:color w:val="000000"/>
                <w:sz w:val="20"/>
              </w:rPr>
              <w:t>N/A</w:t>
            </w:r>
          </w:p>
        </w:tc>
        <w:tc>
          <w:tcPr>
            <w:tcW w:w="1144" w:type="pct"/>
            <w:shd w:val="clear" w:color="auto" w:fill="auto"/>
          </w:tcPr>
          <w:p w14:paraId="6F4F326B">
            <w:pPr>
              <w:widowControl/>
              <w:spacing w:line="400" w:lineRule="exact"/>
              <w:jc w:val="center"/>
              <w:rPr>
                <w:rFonts w:ascii="Arial" w:hAnsi="Arial" w:cs="Arial"/>
                <w:color w:val="000000"/>
                <w:sz w:val="20"/>
              </w:rPr>
            </w:pPr>
            <w:r>
              <w:rPr>
                <w:rFonts w:ascii="Arial" w:hAnsi="Arial" w:cs="Arial"/>
                <w:color w:val="000000"/>
                <w:sz w:val="20"/>
              </w:rPr>
              <w:t>N/A</w:t>
            </w:r>
          </w:p>
        </w:tc>
        <w:tc>
          <w:tcPr>
            <w:tcW w:w="388" w:type="pct"/>
            <w:shd w:val="clear" w:color="auto" w:fill="auto"/>
          </w:tcPr>
          <w:p w14:paraId="4C4E1B3F">
            <w:pPr>
              <w:widowControl/>
              <w:spacing w:line="400" w:lineRule="exact"/>
              <w:jc w:val="center"/>
              <w:rPr>
                <w:rFonts w:ascii="Arial" w:hAnsi="Arial" w:cs="Arial"/>
                <w:color w:val="000000"/>
                <w:sz w:val="20"/>
              </w:rPr>
            </w:pPr>
            <w:r>
              <w:rPr>
                <w:rFonts w:ascii="Arial" w:hAnsi="Arial" w:cs="Arial"/>
                <w:color w:val="000000"/>
                <w:sz w:val="20"/>
              </w:rPr>
              <w:t>N/A</w:t>
            </w:r>
          </w:p>
        </w:tc>
        <w:tc>
          <w:tcPr>
            <w:tcW w:w="374" w:type="pct"/>
            <w:shd w:val="clear" w:color="auto" w:fill="auto"/>
          </w:tcPr>
          <w:p w14:paraId="6B781AC6">
            <w:pPr>
              <w:widowControl/>
              <w:spacing w:line="400" w:lineRule="exact"/>
              <w:jc w:val="center"/>
              <w:rPr>
                <w:rFonts w:ascii="Arial" w:hAnsi="Arial" w:cs="Arial"/>
                <w:color w:val="000000"/>
                <w:sz w:val="20"/>
              </w:rPr>
            </w:pPr>
            <w:r>
              <w:rPr>
                <w:rFonts w:ascii="Arial" w:hAnsi="Arial" w:cs="Arial"/>
                <w:color w:val="000000"/>
                <w:sz w:val="20"/>
              </w:rPr>
              <w:t>N/A</w:t>
            </w:r>
          </w:p>
        </w:tc>
        <w:tc>
          <w:tcPr>
            <w:tcW w:w="376" w:type="pct"/>
            <w:shd w:val="clear" w:color="auto" w:fill="auto"/>
          </w:tcPr>
          <w:p w14:paraId="79A8046E">
            <w:pPr>
              <w:widowControl/>
              <w:spacing w:line="400" w:lineRule="exact"/>
              <w:jc w:val="center"/>
              <w:rPr>
                <w:rFonts w:ascii="Arial" w:hAnsi="Arial" w:cs="Arial"/>
                <w:color w:val="000000"/>
                <w:sz w:val="20"/>
              </w:rPr>
            </w:pPr>
            <w:r>
              <w:rPr>
                <w:rFonts w:ascii="Arial" w:hAnsi="Arial" w:cs="Arial"/>
                <w:color w:val="000000"/>
                <w:sz w:val="20"/>
              </w:rPr>
              <w:t>N/A</w:t>
            </w:r>
          </w:p>
        </w:tc>
        <w:tc>
          <w:tcPr>
            <w:tcW w:w="452" w:type="pct"/>
            <w:shd w:val="clear" w:color="auto" w:fill="auto"/>
          </w:tcPr>
          <w:p w14:paraId="3DBEDC62">
            <w:pPr>
              <w:widowControl/>
              <w:spacing w:line="400" w:lineRule="exact"/>
              <w:jc w:val="center"/>
              <w:rPr>
                <w:rFonts w:ascii="Arial" w:hAnsi="Arial" w:cs="Arial"/>
                <w:color w:val="000000"/>
                <w:sz w:val="20"/>
              </w:rPr>
            </w:pPr>
            <w:r>
              <w:rPr>
                <w:rFonts w:ascii="Arial" w:hAnsi="Arial" w:cs="Arial"/>
                <w:color w:val="000000"/>
                <w:sz w:val="20"/>
              </w:rPr>
              <w:t>N/A</w:t>
            </w:r>
          </w:p>
        </w:tc>
        <w:tc>
          <w:tcPr>
            <w:tcW w:w="585" w:type="pct"/>
            <w:shd w:val="clear" w:color="auto" w:fill="auto"/>
          </w:tcPr>
          <w:p w14:paraId="5E196F25">
            <w:pPr>
              <w:widowControl/>
              <w:spacing w:line="400" w:lineRule="exact"/>
              <w:jc w:val="center"/>
              <w:rPr>
                <w:rFonts w:ascii="Arial" w:hAnsi="Arial" w:cs="Arial"/>
                <w:color w:val="000000"/>
                <w:sz w:val="20"/>
              </w:rPr>
            </w:pPr>
            <w:r>
              <w:rPr>
                <w:rFonts w:ascii="Arial" w:hAnsi="Arial" w:cs="Arial"/>
                <w:color w:val="000000"/>
                <w:sz w:val="20"/>
              </w:rPr>
              <w:t>N/A</w:t>
            </w:r>
          </w:p>
        </w:tc>
      </w:tr>
    </w:tbl>
    <w:p w14:paraId="04294C1A">
      <w:pPr>
        <w:widowControl/>
        <w:spacing w:line="400" w:lineRule="exact"/>
        <w:ind w:left="420" w:leftChars="200"/>
        <w:jc w:val="left"/>
        <w:rPr>
          <w:rFonts w:ascii="宋体" w:hAnsi="宋体" w:cs="宋体"/>
          <w:kern w:val="0"/>
          <w:sz w:val="24"/>
          <w:szCs w:val="24"/>
        </w:rPr>
      </w:pPr>
      <w:r>
        <w:rPr>
          <w:rFonts w:ascii="宋体" w:hAnsi="宋体" w:cs="宋体"/>
          <w:kern w:val="0"/>
          <w:sz w:val="24"/>
          <w:szCs w:val="24"/>
        </w:rPr>
        <w:t>评价：</w:t>
      </w:r>
      <w:r>
        <w:rPr>
          <w:rFonts w:ascii="Arial" w:hAnsi="Arial" w:cs="Arial"/>
          <w:kern w:val="0"/>
          <w:sz w:val="24"/>
          <w:szCs w:val="24"/>
        </w:rPr>
        <w:t>2025</w:t>
      </w:r>
      <w:r>
        <w:rPr>
          <w:rFonts w:hint="eastAsia" w:ascii="宋体" w:hAnsi="宋体" w:cs="宋体"/>
          <w:kern w:val="0"/>
          <w:sz w:val="24"/>
          <w:szCs w:val="24"/>
        </w:rPr>
        <w:t>年度生产的</w:t>
      </w:r>
      <w:r>
        <w:rPr>
          <w:rFonts w:hint="eastAsia" w:ascii="宋体" w:hAnsi="宋体" w:cs="宋体"/>
          <w:kern w:val="0"/>
          <w:sz w:val="24"/>
          <w:szCs w:val="24"/>
          <w:lang w:eastAsia="zh-CN"/>
        </w:rPr>
        <w:t>产品名（ll）</w:t>
      </w:r>
      <w:r>
        <w:rPr>
          <w:rFonts w:hint="eastAsia" w:ascii="宋体" w:hAnsi="宋体" w:cs="宋体"/>
          <w:kern w:val="0"/>
          <w:sz w:val="24"/>
          <w:szCs w:val="24"/>
        </w:rPr>
        <w:t xml:space="preserve">注射液无委托检验情况。 </w:t>
      </w:r>
    </w:p>
    <w:p w14:paraId="3F594601">
      <w:pPr>
        <w:pStyle w:val="2"/>
        <w:spacing w:before="0" w:beforeLines="0" w:after="0" w:afterLines="0" w:line="240" w:lineRule="auto"/>
        <w:rPr>
          <w:rFonts w:ascii="Arial" w:hAnsi="Arial" w:cs="Arial"/>
          <w:b w:val="0"/>
        </w:rPr>
      </w:pPr>
      <w:bookmarkStart w:id="20" w:name="_Toc219973077"/>
      <w:r>
        <w:rPr>
          <w:rFonts w:ascii="Arial" w:hAnsi="Arial" w:cs="Arial"/>
          <w:b w:val="0"/>
        </w:rPr>
        <w:t>17 产品投诉、退货与召回</w:t>
      </w:r>
      <w:bookmarkEnd w:id="20"/>
    </w:p>
    <w:p w14:paraId="5EDF75EB">
      <w:pPr>
        <w:spacing w:line="400" w:lineRule="exact"/>
        <w:jc w:val="left"/>
        <w:rPr>
          <w:rFonts w:ascii="Arial" w:hAnsi="Arial" w:eastAsia="黑体" w:cs="Arial"/>
          <w:sz w:val="24"/>
          <w:szCs w:val="24"/>
        </w:rPr>
      </w:pPr>
      <w:r>
        <w:rPr>
          <w:rFonts w:ascii="Arial" w:hAnsi="Arial" w:eastAsia="黑体" w:cs="Arial"/>
          <w:sz w:val="24"/>
          <w:szCs w:val="24"/>
        </w:rPr>
        <w:t>17.1  产品投诉</w:t>
      </w:r>
    </w:p>
    <w:tbl>
      <w:tblPr>
        <w:tblStyle w:val="11"/>
        <w:tblW w:w="49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1437"/>
        <w:gridCol w:w="1405"/>
        <w:gridCol w:w="1681"/>
        <w:gridCol w:w="1881"/>
        <w:gridCol w:w="1698"/>
      </w:tblGrid>
      <w:tr w14:paraId="06FF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749" w:type="pct"/>
            <w:shd w:val="clear" w:color="auto" w:fill="auto"/>
          </w:tcPr>
          <w:p w14:paraId="3DBBA53E">
            <w:pPr>
              <w:widowControl/>
              <w:spacing w:line="400" w:lineRule="exact"/>
              <w:jc w:val="center"/>
              <w:rPr>
                <w:rFonts w:ascii="Arial" w:hAnsi="Arial" w:cs="Arial"/>
                <w:color w:val="000000"/>
                <w:sz w:val="20"/>
              </w:rPr>
            </w:pPr>
            <w:r>
              <w:rPr>
                <w:rFonts w:ascii="Arial" w:hAnsi="Arial" w:cs="Arial"/>
                <w:color w:val="000000"/>
                <w:sz w:val="20"/>
              </w:rPr>
              <w:t>投诉编号</w:t>
            </w:r>
            <w:r>
              <w:rPr>
                <w:rFonts w:ascii="Arial" w:hAnsi="Arial" w:cs="Arial"/>
                <w:color w:val="000000"/>
                <w:sz w:val="20"/>
              </w:rPr>
              <w:tab/>
            </w:r>
          </w:p>
        </w:tc>
        <w:tc>
          <w:tcPr>
            <w:tcW w:w="754" w:type="pct"/>
            <w:shd w:val="clear" w:color="auto" w:fill="auto"/>
          </w:tcPr>
          <w:p w14:paraId="57334780">
            <w:pPr>
              <w:widowControl/>
              <w:spacing w:line="400" w:lineRule="exact"/>
              <w:jc w:val="center"/>
              <w:rPr>
                <w:rFonts w:ascii="Arial" w:hAnsi="Arial" w:cs="Arial"/>
                <w:color w:val="000000"/>
                <w:sz w:val="20"/>
              </w:rPr>
            </w:pPr>
            <w:r>
              <w:rPr>
                <w:rFonts w:ascii="Arial" w:hAnsi="Arial" w:cs="Arial"/>
                <w:color w:val="000000"/>
                <w:sz w:val="20"/>
              </w:rPr>
              <w:t>投诉数量</w:t>
            </w:r>
          </w:p>
        </w:tc>
        <w:tc>
          <w:tcPr>
            <w:tcW w:w="737" w:type="pct"/>
            <w:shd w:val="clear" w:color="auto" w:fill="auto"/>
          </w:tcPr>
          <w:p w14:paraId="654ADA28">
            <w:pPr>
              <w:widowControl/>
              <w:spacing w:line="400" w:lineRule="exact"/>
              <w:jc w:val="center"/>
              <w:rPr>
                <w:rFonts w:ascii="Arial" w:hAnsi="Arial" w:cs="Arial"/>
                <w:color w:val="000000"/>
                <w:sz w:val="20"/>
              </w:rPr>
            </w:pPr>
            <w:r>
              <w:rPr>
                <w:rFonts w:ascii="Arial" w:hAnsi="Arial" w:cs="Arial"/>
                <w:color w:val="000000"/>
                <w:sz w:val="20"/>
              </w:rPr>
              <w:t>客户名称</w:t>
            </w:r>
          </w:p>
        </w:tc>
        <w:tc>
          <w:tcPr>
            <w:tcW w:w="882" w:type="pct"/>
            <w:shd w:val="clear" w:color="auto" w:fill="auto"/>
          </w:tcPr>
          <w:p w14:paraId="03A01683">
            <w:pPr>
              <w:widowControl/>
              <w:spacing w:line="400" w:lineRule="exact"/>
              <w:jc w:val="center"/>
              <w:rPr>
                <w:rFonts w:ascii="Arial" w:hAnsi="Arial" w:cs="Arial"/>
                <w:color w:val="000000"/>
                <w:sz w:val="20"/>
              </w:rPr>
            </w:pPr>
            <w:r>
              <w:rPr>
                <w:rFonts w:ascii="Arial" w:hAnsi="Arial" w:cs="Arial"/>
                <w:color w:val="000000"/>
                <w:sz w:val="20"/>
              </w:rPr>
              <w:t>投诉内容</w:t>
            </w:r>
          </w:p>
        </w:tc>
        <w:tc>
          <w:tcPr>
            <w:tcW w:w="987" w:type="pct"/>
            <w:shd w:val="clear" w:color="auto" w:fill="auto"/>
          </w:tcPr>
          <w:p w14:paraId="2F8C5B3C">
            <w:pPr>
              <w:widowControl/>
              <w:spacing w:line="400" w:lineRule="exact"/>
              <w:jc w:val="center"/>
              <w:rPr>
                <w:rFonts w:ascii="Arial" w:hAnsi="Arial" w:cs="Arial"/>
                <w:color w:val="000000"/>
                <w:sz w:val="20"/>
              </w:rPr>
            </w:pPr>
            <w:r>
              <w:rPr>
                <w:rFonts w:ascii="Arial" w:hAnsi="Arial" w:cs="Arial"/>
                <w:color w:val="000000"/>
                <w:sz w:val="20"/>
              </w:rPr>
              <w:t>原因调查</w:t>
            </w:r>
          </w:p>
        </w:tc>
        <w:tc>
          <w:tcPr>
            <w:tcW w:w="891" w:type="pct"/>
            <w:shd w:val="clear" w:color="auto" w:fill="auto"/>
          </w:tcPr>
          <w:p w14:paraId="3694D6C1">
            <w:pPr>
              <w:widowControl/>
              <w:spacing w:line="400" w:lineRule="exact"/>
              <w:jc w:val="center"/>
              <w:rPr>
                <w:rFonts w:ascii="Arial" w:hAnsi="Arial" w:cs="Arial"/>
                <w:color w:val="000000"/>
                <w:sz w:val="20"/>
              </w:rPr>
            </w:pPr>
            <w:r>
              <w:rPr>
                <w:rFonts w:ascii="Arial" w:hAnsi="Arial" w:cs="Arial"/>
                <w:color w:val="000000"/>
                <w:sz w:val="20"/>
              </w:rPr>
              <w:t>处理情况</w:t>
            </w:r>
          </w:p>
        </w:tc>
      </w:tr>
      <w:tr w14:paraId="2845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749" w:type="pct"/>
            <w:shd w:val="clear" w:color="auto" w:fill="auto"/>
          </w:tcPr>
          <w:p w14:paraId="0F514909">
            <w:pPr>
              <w:widowControl/>
              <w:spacing w:line="400" w:lineRule="exact"/>
              <w:jc w:val="center"/>
              <w:rPr>
                <w:rFonts w:ascii="Arial" w:hAnsi="Arial" w:cs="Arial"/>
                <w:color w:val="000000"/>
                <w:sz w:val="20"/>
              </w:rPr>
            </w:pPr>
          </w:p>
        </w:tc>
        <w:tc>
          <w:tcPr>
            <w:tcW w:w="754" w:type="pct"/>
            <w:shd w:val="clear" w:color="auto" w:fill="auto"/>
          </w:tcPr>
          <w:p w14:paraId="095DD48C">
            <w:pPr>
              <w:widowControl/>
              <w:spacing w:line="400" w:lineRule="exact"/>
              <w:jc w:val="center"/>
              <w:rPr>
                <w:rFonts w:ascii="Arial" w:hAnsi="Arial" w:cs="Arial"/>
                <w:color w:val="000000"/>
                <w:sz w:val="20"/>
              </w:rPr>
            </w:pPr>
          </w:p>
        </w:tc>
        <w:tc>
          <w:tcPr>
            <w:tcW w:w="737" w:type="pct"/>
            <w:shd w:val="clear" w:color="auto" w:fill="auto"/>
          </w:tcPr>
          <w:p w14:paraId="6FAFC5BD">
            <w:pPr>
              <w:widowControl/>
              <w:spacing w:line="400" w:lineRule="exact"/>
              <w:jc w:val="center"/>
              <w:rPr>
                <w:rFonts w:ascii="Arial" w:hAnsi="Arial" w:cs="Arial"/>
                <w:color w:val="000000"/>
                <w:sz w:val="20"/>
              </w:rPr>
            </w:pPr>
          </w:p>
        </w:tc>
        <w:tc>
          <w:tcPr>
            <w:tcW w:w="882" w:type="pct"/>
            <w:shd w:val="clear" w:color="auto" w:fill="auto"/>
          </w:tcPr>
          <w:p w14:paraId="4541DD6B">
            <w:pPr>
              <w:widowControl/>
              <w:spacing w:line="400" w:lineRule="exact"/>
              <w:jc w:val="center"/>
              <w:rPr>
                <w:rFonts w:ascii="Arial" w:hAnsi="Arial" w:cs="Arial"/>
                <w:color w:val="000000"/>
                <w:sz w:val="20"/>
              </w:rPr>
            </w:pPr>
          </w:p>
        </w:tc>
        <w:tc>
          <w:tcPr>
            <w:tcW w:w="987" w:type="pct"/>
            <w:shd w:val="clear" w:color="auto" w:fill="auto"/>
          </w:tcPr>
          <w:p w14:paraId="0AD83228">
            <w:pPr>
              <w:widowControl/>
              <w:spacing w:line="400" w:lineRule="exact"/>
              <w:jc w:val="center"/>
              <w:rPr>
                <w:rFonts w:ascii="Arial" w:hAnsi="Arial" w:cs="Arial"/>
                <w:color w:val="000000"/>
                <w:sz w:val="20"/>
              </w:rPr>
            </w:pPr>
          </w:p>
        </w:tc>
        <w:tc>
          <w:tcPr>
            <w:tcW w:w="891" w:type="pct"/>
            <w:shd w:val="clear" w:color="auto" w:fill="auto"/>
          </w:tcPr>
          <w:p w14:paraId="2308EBAB">
            <w:pPr>
              <w:widowControl/>
              <w:rPr>
                <w:rFonts w:ascii="Arial" w:hAnsi="Arial" w:cs="Arial"/>
                <w:color w:val="000000"/>
                <w:sz w:val="20"/>
              </w:rPr>
            </w:pPr>
          </w:p>
        </w:tc>
      </w:tr>
      <w:tr w14:paraId="22F6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749" w:type="pct"/>
            <w:shd w:val="clear" w:color="auto" w:fill="auto"/>
          </w:tcPr>
          <w:p w14:paraId="5BD72A0E">
            <w:pPr>
              <w:widowControl/>
              <w:spacing w:line="400" w:lineRule="exact"/>
              <w:jc w:val="center"/>
              <w:rPr>
                <w:rFonts w:ascii="Arial" w:hAnsi="Arial" w:cs="Arial"/>
                <w:color w:val="000000"/>
                <w:sz w:val="20"/>
              </w:rPr>
            </w:pPr>
          </w:p>
        </w:tc>
        <w:tc>
          <w:tcPr>
            <w:tcW w:w="754" w:type="pct"/>
            <w:shd w:val="clear" w:color="auto" w:fill="auto"/>
          </w:tcPr>
          <w:p w14:paraId="76E33295">
            <w:pPr>
              <w:widowControl/>
              <w:spacing w:line="400" w:lineRule="exact"/>
              <w:jc w:val="center"/>
              <w:rPr>
                <w:rFonts w:ascii="Arial" w:hAnsi="Arial" w:cs="Arial"/>
                <w:color w:val="000000"/>
                <w:sz w:val="20"/>
              </w:rPr>
            </w:pPr>
          </w:p>
        </w:tc>
        <w:tc>
          <w:tcPr>
            <w:tcW w:w="737" w:type="pct"/>
            <w:shd w:val="clear" w:color="auto" w:fill="auto"/>
          </w:tcPr>
          <w:p w14:paraId="051868D5">
            <w:pPr>
              <w:widowControl/>
              <w:spacing w:line="400" w:lineRule="exact"/>
              <w:jc w:val="center"/>
              <w:rPr>
                <w:rFonts w:ascii="Arial" w:hAnsi="Arial" w:cs="Arial"/>
                <w:color w:val="000000"/>
                <w:sz w:val="20"/>
              </w:rPr>
            </w:pPr>
          </w:p>
        </w:tc>
        <w:tc>
          <w:tcPr>
            <w:tcW w:w="882" w:type="pct"/>
            <w:shd w:val="clear" w:color="auto" w:fill="auto"/>
          </w:tcPr>
          <w:p w14:paraId="147A59AC">
            <w:pPr>
              <w:widowControl/>
              <w:spacing w:line="400" w:lineRule="exact"/>
              <w:jc w:val="center"/>
              <w:rPr>
                <w:rFonts w:ascii="Arial" w:hAnsi="Arial" w:cs="Arial"/>
                <w:color w:val="000000"/>
                <w:sz w:val="20"/>
              </w:rPr>
            </w:pPr>
          </w:p>
        </w:tc>
        <w:tc>
          <w:tcPr>
            <w:tcW w:w="987" w:type="pct"/>
            <w:shd w:val="clear" w:color="auto" w:fill="auto"/>
          </w:tcPr>
          <w:p w14:paraId="34CEC7FE">
            <w:pPr>
              <w:widowControl/>
              <w:spacing w:line="400" w:lineRule="exact"/>
              <w:jc w:val="center"/>
              <w:rPr>
                <w:rFonts w:ascii="Arial" w:hAnsi="Arial" w:cs="Arial"/>
                <w:color w:val="000000"/>
                <w:sz w:val="20"/>
              </w:rPr>
            </w:pPr>
          </w:p>
        </w:tc>
        <w:tc>
          <w:tcPr>
            <w:tcW w:w="891" w:type="pct"/>
            <w:shd w:val="clear" w:color="auto" w:fill="auto"/>
          </w:tcPr>
          <w:p w14:paraId="7BDB3110">
            <w:pPr>
              <w:widowControl/>
              <w:spacing w:line="400" w:lineRule="exact"/>
              <w:jc w:val="center"/>
              <w:rPr>
                <w:rFonts w:ascii="Arial" w:hAnsi="Arial" w:cs="Arial"/>
                <w:color w:val="000000"/>
                <w:sz w:val="20"/>
              </w:rPr>
            </w:pPr>
          </w:p>
        </w:tc>
      </w:tr>
    </w:tbl>
    <w:p w14:paraId="19313798">
      <w:pPr>
        <w:widowControl/>
        <w:spacing w:line="400" w:lineRule="exact"/>
        <w:ind w:left="420" w:leftChars="200"/>
        <w:jc w:val="left"/>
        <w:rPr>
          <w:rFonts w:ascii="Arial" w:hAnsi="Arial" w:cs="Arial"/>
          <w:kern w:val="0"/>
          <w:sz w:val="24"/>
          <w:szCs w:val="24"/>
        </w:rPr>
      </w:pPr>
      <w:r>
        <w:rPr>
          <w:rFonts w:ascii="Arial" w:hAnsi="Arial" w:cs="Arial"/>
          <w:kern w:val="0"/>
          <w:sz w:val="24"/>
          <w:szCs w:val="24"/>
        </w:rPr>
        <w:t>评价：2025年度生产的</w:t>
      </w:r>
      <w:r>
        <w:rPr>
          <w:rFonts w:hint="eastAsia" w:ascii="Arial" w:hAnsi="Arial" w:cs="Arial"/>
          <w:kern w:val="0"/>
          <w:sz w:val="24"/>
          <w:szCs w:val="24"/>
          <w:lang w:eastAsia="zh-CN"/>
        </w:rPr>
        <w:t>产品名（ll）</w:t>
      </w:r>
      <w:r>
        <w:rPr>
          <w:rFonts w:ascii="Arial" w:hAnsi="Arial" w:cs="Arial"/>
          <w:kern w:val="0"/>
          <w:sz w:val="24"/>
          <w:szCs w:val="24"/>
        </w:rPr>
        <w:t>注射液2起投诉，已完成制定纠正预防措施计划。</w:t>
      </w:r>
    </w:p>
    <w:p w14:paraId="102E9205">
      <w:pPr>
        <w:spacing w:line="400" w:lineRule="exact"/>
        <w:jc w:val="left"/>
        <w:rPr>
          <w:rFonts w:ascii="Arial" w:hAnsi="Arial" w:cs="Arial"/>
          <w:sz w:val="24"/>
          <w:szCs w:val="24"/>
        </w:rPr>
      </w:pPr>
      <w:r>
        <w:rPr>
          <w:rFonts w:ascii="Arial" w:hAnsi="Arial" w:cs="Arial"/>
          <w:sz w:val="24"/>
          <w:szCs w:val="24"/>
        </w:rPr>
        <w:t>17.2  产品退货</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088"/>
        <w:gridCol w:w="1088"/>
        <w:gridCol w:w="1088"/>
        <w:gridCol w:w="1046"/>
        <w:gridCol w:w="1134"/>
        <w:gridCol w:w="1134"/>
        <w:gridCol w:w="1134"/>
        <w:gridCol w:w="843"/>
      </w:tblGrid>
      <w:tr w14:paraId="1114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pct"/>
            <w:shd w:val="clear" w:color="auto" w:fill="auto"/>
          </w:tcPr>
          <w:p w14:paraId="65A48E73">
            <w:pPr>
              <w:widowControl/>
              <w:spacing w:line="400" w:lineRule="exact"/>
              <w:jc w:val="center"/>
              <w:rPr>
                <w:rFonts w:ascii="Arial" w:hAnsi="Arial" w:cs="Arial"/>
                <w:color w:val="000000"/>
                <w:sz w:val="20"/>
              </w:rPr>
            </w:pPr>
            <w:r>
              <w:rPr>
                <w:rFonts w:ascii="Arial" w:hAnsi="Arial" w:cs="Arial"/>
                <w:color w:val="000000"/>
                <w:sz w:val="20"/>
              </w:rPr>
              <w:t>退货编号</w:t>
            </w:r>
          </w:p>
        </w:tc>
        <w:tc>
          <w:tcPr>
            <w:tcW w:w="565" w:type="pct"/>
            <w:shd w:val="clear" w:color="auto" w:fill="auto"/>
          </w:tcPr>
          <w:p w14:paraId="74F9BA4D">
            <w:pPr>
              <w:widowControl/>
              <w:spacing w:line="400" w:lineRule="exact"/>
              <w:jc w:val="center"/>
              <w:rPr>
                <w:rFonts w:ascii="Arial" w:hAnsi="Arial" w:cs="Arial"/>
                <w:color w:val="000000"/>
                <w:sz w:val="20"/>
              </w:rPr>
            </w:pPr>
            <w:r>
              <w:rPr>
                <w:rFonts w:ascii="Arial" w:hAnsi="Arial" w:cs="Arial"/>
                <w:color w:val="000000"/>
                <w:sz w:val="20"/>
              </w:rPr>
              <w:t>产品批号</w:t>
            </w:r>
          </w:p>
        </w:tc>
        <w:tc>
          <w:tcPr>
            <w:tcW w:w="565" w:type="pct"/>
            <w:shd w:val="clear" w:color="auto" w:fill="auto"/>
          </w:tcPr>
          <w:p w14:paraId="2B6D04B9">
            <w:pPr>
              <w:widowControl/>
              <w:spacing w:line="400" w:lineRule="exact"/>
              <w:jc w:val="center"/>
              <w:rPr>
                <w:rFonts w:ascii="Arial" w:hAnsi="Arial" w:cs="Arial"/>
                <w:color w:val="000000"/>
                <w:sz w:val="20"/>
              </w:rPr>
            </w:pPr>
            <w:r>
              <w:rPr>
                <w:rFonts w:ascii="Arial" w:hAnsi="Arial" w:cs="Arial"/>
                <w:color w:val="000000"/>
                <w:sz w:val="20"/>
              </w:rPr>
              <w:t>客户名称</w:t>
            </w:r>
          </w:p>
        </w:tc>
        <w:tc>
          <w:tcPr>
            <w:tcW w:w="565" w:type="pct"/>
            <w:shd w:val="clear" w:color="auto" w:fill="auto"/>
          </w:tcPr>
          <w:p w14:paraId="105B04A7">
            <w:pPr>
              <w:widowControl/>
              <w:spacing w:line="400" w:lineRule="exact"/>
              <w:jc w:val="center"/>
              <w:rPr>
                <w:rFonts w:ascii="Arial" w:hAnsi="Arial" w:cs="Arial"/>
                <w:color w:val="000000"/>
                <w:sz w:val="20"/>
              </w:rPr>
            </w:pPr>
            <w:r>
              <w:rPr>
                <w:rFonts w:ascii="Arial" w:hAnsi="Arial" w:cs="Arial"/>
                <w:color w:val="000000"/>
                <w:sz w:val="20"/>
              </w:rPr>
              <w:t>退货原因</w:t>
            </w:r>
          </w:p>
        </w:tc>
        <w:tc>
          <w:tcPr>
            <w:tcW w:w="543" w:type="pct"/>
            <w:shd w:val="clear" w:color="auto" w:fill="auto"/>
          </w:tcPr>
          <w:p w14:paraId="0ECE2D2C">
            <w:pPr>
              <w:widowControl/>
              <w:spacing w:line="400" w:lineRule="exact"/>
              <w:jc w:val="center"/>
              <w:rPr>
                <w:rFonts w:ascii="Arial" w:hAnsi="Arial" w:cs="Arial"/>
                <w:color w:val="000000"/>
                <w:sz w:val="20"/>
              </w:rPr>
            </w:pPr>
            <w:r>
              <w:rPr>
                <w:rFonts w:ascii="Arial" w:hAnsi="Arial" w:cs="Arial"/>
                <w:color w:val="000000"/>
                <w:sz w:val="20"/>
              </w:rPr>
              <w:t>发货日期</w:t>
            </w:r>
          </w:p>
        </w:tc>
        <w:tc>
          <w:tcPr>
            <w:tcW w:w="589" w:type="pct"/>
            <w:shd w:val="clear" w:color="auto" w:fill="auto"/>
          </w:tcPr>
          <w:p w14:paraId="16A7B4CC">
            <w:pPr>
              <w:widowControl/>
              <w:spacing w:line="400" w:lineRule="exact"/>
              <w:jc w:val="center"/>
              <w:rPr>
                <w:rFonts w:ascii="Arial" w:hAnsi="Arial" w:cs="Arial"/>
                <w:color w:val="000000"/>
                <w:sz w:val="20"/>
              </w:rPr>
            </w:pPr>
            <w:r>
              <w:rPr>
                <w:rFonts w:ascii="Arial" w:hAnsi="Arial" w:cs="Arial"/>
                <w:color w:val="000000"/>
                <w:sz w:val="20"/>
              </w:rPr>
              <w:t>退货日期</w:t>
            </w:r>
          </w:p>
        </w:tc>
        <w:tc>
          <w:tcPr>
            <w:tcW w:w="589" w:type="pct"/>
            <w:shd w:val="clear" w:color="auto" w:fill="auto"/>
          </w:tcPr>
          <w:p w14:paraId="3ACFB859">
            <w:pPr>
              <w:widowControl/>
              <w:spacing w:line="400" w:lineRule="exact"/>
              <w:jc w:val="center"/>
              <w:rPr>
                <w:rFonts w:ascii="Arial" w:hAnsi="Arial" w:cs="Arial"/>
                <w:color w:val="000000"/>
                <w:sz w:val="20"/>
              </w:rPr>
            </w:pPr>
            <w:r>
              <w:rPr>
                <w:rFonts w:ascii="Arial" w:hAnsi="Arial" w:cs="Arial"/>
                <w:color w:val="000000"/>
                <w:sz w:val="20"/>
              </w:rPr>
              <w:t>发货数量</w:t>
            </w:r>
          </w:p>
        </w:tc>
        <w:tc>
          <w:tcPr>
            <w:tcW w:w="589" w:type="pct"/>
            <w:shd w:val="clear" w:color="auto" w:fill="auto"/>
          </w:tcPr>
          <w:p w14:paraId="4DDFF7B0">
            <w:pPr>
              <w:widowControl/>
              <w:spacing w:line="400" w:lineRule="exact"/>
              <w:jc w:val="center"/>
              <w:rPr>
                <w:rFonts w:ascii="Arial" w:hAnsi="Arial" w:cs="Arial"/>
                <w:color w:val="000000"/>
                <w:sz w:val="20"/>
              </w:rPr>
            </w:pPr>
            <w:r>
              <w:rPr>
                <w:rFonts w:ascii="Arial" w:hAnsi="Arial" w:cs="Arial"/>
                <w:color w:val="000000"/>
                <w:sz w:val="20"/>
              </w:rPr>
              <w:t>退货数量</w:t>
            </w:r>
          </w:p>
        </w:tc>
        <w:tc>
          <w:tcPr>
            <w:tcW w:w="438" w:type="pct"/>
            <w:shd w:val="clear" w:color="auto" w:fill="auto"/>
          </w:tcPr>
          <w:p w14:paraId="242DEE1C">
            <w:pPr>
              <w:widowControl/>
              <w:spacing w:line="400" w:lineRule="exact"/>
              <w:jc w:val="center"/>
              <w:rPr>
                <w:rFonts w:ascii="Arial" w:hAnsi="Arial" w:cs="Arial"/>
                <w:color w:val="000000"/>
                <w:sz w:val="20"/>
              </w:rPr>
            </w:pPr>
            <w:r>
              <w:rPr>
                <w:rFonts w:ascii="Arial" w:hAnsi="Arial" w:cs="Arial"/>
                <w:color w:val="000000"/>
                <w:sz w:val="20"/>
              </w:rPr>
              <w:t>处理情况</w:t>
            </w:r>
          </w:p>
        </w:tc>
      </w:tr>
      <w:tr w14:paraId="7489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7" w:type="pct"/>
            <w:shd w:val="clear" w:color="auto" w:fill="auto"/>
          </w:tcPr>
          <w:p w14:paraId="589ED7DA">
            <w:pPr>
              <w:widowControl/>
              <w:spacing w:line="400" w:lineRule="exact"/>
              <w:jc w:val="center"/>
              <w:rPr>
                <w:rFonts w:ascii="Arial" w:hAnsi="Arial" w:cs="Arial"/>
                <w:color w:val="000000"/>
                <w:sz w:val="20"/>
              </w:rPr>
            </w:pPr>
            <w:r>
              <w:rPr>
                <w:rFonts w:ascii="Arial" w:hAnsi="Arial" w:cs="Arial"/>
                <w:color w:val="000000"/>
                <w:sz w:val="20"/>
              </w:rPr>
              <w:t>N/A</w:t>
            </w:r>
          </w:p>
        </w:tc>
        <w:tc>
          <w:tcPr>
            <w:tcW w:w="565" w:type="pct"/>
            <w:shd w:val="clear" w:color="auto" w:fill="auto"/>
          </w:tcPr>
          <w:p w14:paraId="60CB9970">
            <w:pPr>
              <w:widowControl/>
              <w:spacing w:line="400" w:lineRule="exact"/>
              <w:jc w:val="center"/>
              <w:rPr>
                <w:rFonts w:ascii="Arial" w:hAnsi="Arial" w:cs="Arial"/>
                <w:color w:val="000000"/>
                <w:sz w:val="20"/>
              </w:rPr>
            </w:pPr>
            <w:r>
              <w:rPr>
                <w:rFonts w:ascii="Arial" w:hAnsi="Arial" w:cs="Arial"/>
                <w:color w:val="000000"/>
                <w:sz w:val="20"/>
              </w:rPr>
              <w:t>N/A</w:t>
            </w:r>
          </w:p>
        </w:tc>
        <w:tc>
          <w:tcPr>
            <w:tcW w:w="565" w:type="pct"/>
            <w:shd w:val="clear" w:color="auto" w:fill="auto"/>
          </w:tcPr>
          <w:p w14:paraId="7DCA5652">
            <w:pPr>
              <w:widowControl/>
              <w:spacing w:line="400" w:lineRule="exact"/>
              <w:jc w:val="center"/>
              <w:rPr>
                <w:rFonts w:ascii="Arial" w:hAnsi="Arial" w:cs="Arial"/>
                <w:color w:val="000000"/>
                <w:sz w:val="20"/>
              </w:rPr>
            </w:pPr>
            <w:r>
              <w:rPr>
                <w:rFonts w:ascii="Arial" w:hAnsi="Arial" w:cs="Arial"/>
                <w:color w:val="000000"/>
                <w:sz w:val="20"/>
              </w:rPr>
              <w:t>N/A</w:t>
            </w:r>
          </w:p>
        </w:tc>
        <w:tc>
          <w:tcPr>
            <w:tcW w:w="565" w:type="pct"/>
            <w:shd w:val="clear" w:color="auto" w:fill="auto"/>
          </w:tcPr>
          <w:p w14:paraId="565E7290">
            <w:pPr>
              <w:widowControl/>
              <w:spacing w:line="400" w:lineRule="exact"/>
              <w:jc w:val="center"/>
              <w:rPr>
                <w:rFonts w:ascii="Arial" w:hAnsi="Arial" w:cs="Arial"/>
                <w:color w:val="000000"/>
                <w:sz w:val="20"/>
              </w:rPr>
            </w:pPr>
            <w:r>
              <w:rPr>
                <w:rFonts w:ascii="Arial" w:hAnsi="Arial" w:cs="Arial"/>
                <w:color w:val="000000"/>
                <w:sz w:val="20"/>
              </w:rPr>
              <w:t>N/A</w:t>
            </w:r>
          </w:p>
        </w:tc>
        <w:tc>
          <w:tcPr>
            <w:tcW w:w="543" w:type="pct"/>
            <w:shd w:val="clear" w:color="auto" w:fill="auto"/>
          </w:tcPr>
          <w:p w14:paraId="005DD203">
            <w:pPr>
              <w:widowControl/>
              <w:spacing w:line="400" w:lineRule="exact"/>
              <w:jc w:val="center"/>
              <w:rPr>
                <w:rFonts w:ascii="Arial" w:hAnsi="Arial" w:cs="Arial"/>
                <w:color w:val="000000"/>
                <w:sz w:val="20"/>
              </w:rPr>
            </w:pPr>
            <w:r>
              <w:rPr>
                <w:rFonts w:ascii="Arial" w:hAnsi="Arial" w:cs="Arial"/>
                <w:color w:val="000000"/>
                <w:sz w:val="20"/>
              </w:rPr>
              <w:t>N/A</w:t>
            </w:r>
          </w:p>
        </w:tc>
        <w:tc>
          <w:tcPr>
            <w:tcW w:w="589" w:type="pct"/>
            <w:shd w:val="clear" w:color="auto" w:fill="auto"/>
          </w:tcPr>
          <w:p w14:paraId="2A4E6C72">
            <w:pPr>
              <w:widowControl/>
              <w:spacing w:line="400" w:lineRule="exact"/>
              <w:jc w:val="center"/>
              <w:rPr>
                <w:rFonts w:ascii="Arial" w:hAnsi="Arial" w:cs="Arial"/>
                <w:color w:val="000000"/>
                <w:sz w:val="20"/>
              </w:rPr>
            </w:pPr>
            <w:r>
              <w:rPr>
                <w:rFonts w:ascii="Arial" w:hAnsi="Arial" w:cs="Arial"/>
                <w:color w:val="000000"/>
                <w:sz w:val="20"/>
              </w:rPr>
              <w:t>N/A</w:t>
            </w:r>
          </w:p>
        </w:tc>
        <w:tc>
          <w:tcPr>
            <w:tcW w:w="589" w:type="pct"/>
            <w:shd w:val="clear" w:color="auto" w:fill="auto"/>
          </w:tcPr>
          <w:p w14:paraId="1DA32377">
            <w:pPr>
              <w:widowControl/>
              <w:spacing w:line="400" w:lineRule="exact"/>
              <w:jc w:val="center"/>
              <w:rPr>
                <w:rFonts w:ascii="Arial" w:hAnsi="Arial" w:cs="Arial"/>
                <w:color w:val="000000"/>
                <w:sz w:val="20"/>
              </w:rPr>
            </w:pPr>
            <w:r>
              <w:rPr>
                <w:rFonts w:ascii="Arial" w:hAnsi="Arial" w:cs="Arial"/>
                <w:color w:val="000000"/>
                <w:sz w:val="20"/>
              </w:rPr>
              <w:t>N/A</w:t>
            </w:r>
          </w:p>
        </w:tc>
        <w:tc>
          <w:tcPr>
            <w:tcW w:w="589" w:type="pct"/>
            <w:shd w:val="clear" w:color="auto" w:fill="auto"/>
          </w:tcPr>
          <w:p w14:paraId="16944A20">
            <w:pPr>
              <w:widowControl/>
              <w:spacing w:line="400" w:lineRule="exact"/>
              <w:jc w:val="center"/>
              <w:rPr>
                <w:rFonts w:ascii="Arial" w:hAnsi="Arial" w:cs="Arial"/>
                <w:color w:val="000000"/>
                <w:sz w:val="20"/>
              </w:rPr>
            </w:pPr>
            <w:r>
              <w:rPr>
                <w:rFonts w:ascii="Arial" w:hAnsi="Arial" w:cs="Arial"/>
                <w:color w:val="000000"/>
                <w:sz w:val="20"/>
              </w:rPr>
              <w:t>N/A</w:t>
            </w:r>
          </w:p>
        </w:tc>
        <w:tc>
          <w:tcPr>
            <w:tcW w:w="438" w:type="pct"/>
            <w:shd w:val="clear" w:color="auto" w:fill="auto"/>
          </w:tcPr>
          <w:p w14:paraId="51EC6273">
            <w:pPr>
              <w:widowControl/>
              <w:spacing w:line="400" w:lineRule="exact"/>
              <w:jc w:val="center"/>
              <w:rPr>
                <w:rFonts w:ascii="Arial" w:hAnsi="Arial" w:cs="Arial"/>
                <w:color w:val="000000"/>
                <w:sz w:val="20"/>
              </w:rPr>
            </w:pPr>
            <w:r>
              <w:rPr>
                <w:rFonts w:ascii="Arial" w:hAnsi="Arial" w:cs="Arial"/>
                <w:color w:val="000000"/>
                <w:sz w:val="20"/>
              </w:rPr>
              <w:t>N/A</w:t>
            </w:r>
          </w:p>
        </w:tc>
      </w:tr>
    </w:tbl>
    <w:p w14:paraId="61766E51">
      <w:pPr>
        <w:widowControl/>
        <w:spacing w:line="400" w:lineRule="exact"/>
        <w:ind w:left="420" w:leftChars="200"/>
        <w:jc w:val="left"/>
        <w:rPr>
          <w:rFonts w:ascii="Arial" w:hAnsi="Arial" w:cs="Arial"/>
          <w:sz w:val="24"/>
          <w:szCs w:val="24"/>
        </w:rPr>
      </w:pPr>
      <w:r>
        <w:rPr>
          <w:rFonts w:ascii="Arial" w:hAnsi="Arial" w:cs="Arial"/>
          <w:kern w:val="0"/>
          <w:sz w:val="24"/>
          <w:szCs w:val="24"/>
        </w:rPr>
        <w:t>评价：2025年度生产的</w:t>
      </w:r>
      <w:r>
        <w:rPr>
          <w:rFonts w:hint="eastAsia" w:ascii="Arial" w:hAnsi="Arial" w:cs="Arial"/>
          <w:kern w:val="0"/>
          <w:sz w:val="24"/>
          <w:szCs w:val="24"/>
          <w:lang w:eastAsia="zh-CN"/>
        </w:rPr>
        <w:t>产品名（ll）</w:t>
      </w:r>
      <w:r>
        <w:rPr>
          <w:rFonts w:ascii="Arial" w:hAnsi="Arial" w:cs="Arial"/>
          <w:kern w:val="0"/>
          <w:sz w:val="24"/>
          <w:szCs w:val="24"/>
        </w:rPr>
        <w:t>注射液产品质量稳定可控，无退货情况。</w:t>
      </w:r>
    </w:p>
    <w:p w14:paraId="177314D6">
      <w:pPr>
        <w:spacing w:line="400" w:lineRule="exact"/>
        <w:jc w:val="left"/>
        <w:rPr>
          <w:rFonts w:ascii="Arial" w:hAnsi="Arial" w:cs="Arial"/>
          <w:sz w:val="24"/>
          <w:szCs w:val="24"/>
        </w:rPr>
      </w:pPr>
      <w:r>
        <w:rPr>
          <w:rFonts w:ascii="Arial" w:hAnsi="Arial" w:cs="Arial"/>
          <w:sz w:val="24"/>
          <w:szCs w:val="24"/>
        </w:rPr>
        <w:t>17.3  产品召回</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616"/>
        <w:gridCol w:w="1643"/>
        <w:gridCol w:w="1672"/>
        <w:gridCol w:w="1587"/>
        <w:gridCol w:w="1514"/>
      </w:tblGrid>
      <w:tr w14:paraId="20DE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shd w:val="clear" w:color="auto" w:fill="auto"/>
          </w:tcPr>
          <w:p w14:paraId="34F30F70">
            <w:pPr>
              <w:widowControl/>
              <w:spacing w:line="400" w:lineRule="exact"/>
              <w:jc w:val="center"/>
              <w:rPr>
                <w:rFonts w:ascii="Arial" w:hAnsi="Arial" w:cs="Arial"/>
                <w:color w:val="000000"/>
                <w:sz w:val="20"/>
              </w:rPr>
            </w:pPr>
            <w:r>
              <w:rPr>
                <w:rFonts w:ascii="Arial" w:hAnsi="Arial" w:cs="Arial"/>
                <w:color w:val="000000"/>
                <w:sz w:val="20"/>
              </w:rPr>
              <w:t>召回编号</w:t>
            </w:r>
          </w:p>
        </w:tc>
        <w:tc>
          <w:tcPr>
            <w:tcW w:w="839" w:type="pct"/>
            <w:shd w:val="clear" w:color="auto" w:fill="auto"/>
          </w:tcPr>
          <w:p w14:paraId="6BA41047">
            <w:pPr>
              <w:widowControl/>
              <w:spacing w:line="400" w:lineRule="exact"/>
              <w:jc w:val="center"/>
              <w:rPr>
                <w:rFonts w:ascii="Arial" w:hAnsi="Arial" w:cs="Arial"/>
                <w:color w:val="000000"/>
                <w:sz w:val="20"/>
              </w:rPr>
            </w:pPr>
            <w:r>
              <w:rPr>
                <w:rFonts w:ascii="Arial" w:hAnsi="Arial" w:cs="Arial"/>
                <w:color w:val="000000"/>
                <w:sz w:val="20"/>
              </w:rPr>
              <w:t>产品批号</w:t>
            </w:r>
          </w:p>
        </w:tc>
        <w:tc>
          <w:tcPr>
            <w:tcW w:w="853" w:type="pct"/>
            <w:shd w:val="clear" w:color="auto" w:fill="auto"/>
          </w:tcPr>
          <w:p w14:paraId="101176C5">
            <w:pPr>
              <w:widowControl/>
              <w:spacing w:line="400" w:lineRule="exact"/>
              <w:jc w:val="center"/>
              <w:rPr>
                <w:rFonts w:ascii="Arial" w:hAnsi="Arial" w:cs="Arial"/>
                <w:color w:val="000000"/>
                <w:sz w:val="20"/>
              </w:rPr>
            </w:pPr>
            <w:r>
              <w:rPr>
                <w:rFonts w:ascii="Arial" w:hAnsi="Arial" w:cs="Arial"/>
                <w:color w:val="000000"/>
                <w:sz w:val="20"/>
              </w:rPr>
              <w:t>召回数量</w:t>
            </w:r>
          </w:p>
        </w:tc>
        <w:tc>
          <w:tcPr>
            <w:tcW w:w="868" w:type="pct"/>
            <w:shd w:val="clear" w:color="auto" w:fill="auto"/>
          </w:tcPr>
          <w:p w14:paraId="09062A87">
            <w:pPr>
              <w:widowControl/>
              <w:spacing w:line="400" w:lineRule="exact"/>
              <w:jc w:val="center"/>
              <w:rPr>
                <w:rFonts w:ascii="Arial" w:hAnsi="Arial" w:cs="Arial"/>
                <w:color w:val="000000"/>
                <w:sz w:val="20"/>
              </w:rPr>
            </w:pPr>
            <w:r>
              <w:rPr>
                <w:rFonts w:ascii="Arial" w:hAnsi="Arial" w:cs="Arial"/>
                <w:color w:val="000000"/>
                <w:sz w:val="20"/>
              </w:rPr>
              <w:t>客户名称</w:t>
            </w:r>
          </w:p>
        </w:tc>
        <w:tc>
          <w:tcPr>
            <w:tcW w:w="824" w:type="pct"/>
            <w:shd w:val="clear" w:color="auto" w:fill="auto"/>
          </w:tcPr>
          <w:p w14:paraId="4C9A310B">
            <w:pPr>
              <w:widowControl/>
              <w:spacing w:line="400" w:lineRule="exact"/>
              <w:jc w:val="center"/>
              <w:rPr>
                <w:rFonts w:ascii="Arial" w:hAnsi="Arial" w:cs="Arial"/>
                <w:color w:val="000000"/>
                <w:sz w:val="20"/>
              </w:rPr>
            </w:pPr>
            <w:r>
              <w:rPr>
                <w:rFonts w:ascii="Arial" w:hAnsi="Arial" w:cs="Arial"/>
                <w:color w:val="000000"/>
                <w:sz w:val="20"/>
              </w:rPr>
              <w:t>召回原因</w:t>
            </w:r>
          </w:p>
        </w:tc>
        <w:tc>
          <w:tcPr>
            <w:tcW w:w="786" w:type="pct"/>
            <w:shd w:val="clear" w:color="auto" w:fill="auto"/>
          </w:tcPr>
          <w:p w14:paraId="52584F15">
            <w:pPr>
              <w:widowControl/>
              <w:spacing w:line="400" w:lineRule="exact"/>
              <w:jc w:val="center"/>
              <w:rPr>
                <w:rFonts w:ascii="Arial" w:hAnsi="Arial" w:cs="Arial"/>
                <w:color w:val="000000"/>
                <w:sz w:val="20"/>
              </w:rPr>
            </w:pPr>
            <w:r>
              <w:rPr>
                <w:rFonts w:ascii="Arial" w:hAnsi="Arial" w:cs="Arial"/>
                <w:color w:val="000000"/>
                <w:sz w:val="20"/>
              </w:rPr>
              <w:t>处理情况</w:t>
            </w:r>
          </w:p>
        </w:tc>
      </w:tr>
      <w:tr w14:paraId="33B3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pct"/>
            <w:shd w:val="clear" w:color="auto" w:fill="auto"/>
          </w:tcPr>
          <w:p w14:paraId="1BCD479F">
            <w:pPr>
              <w:widowControl/>
              <w:spacing w:line="400" w:lineRule="exact"/>
              <w:jc w:val="center"/>
              <w:rPr>
                <w:rFonts w:ascii="Arial" w:hAnsi="Arial" w:cs="Arial"/>
                <w:color w:val="000000"/>
                <w:sz w:val="20"/>
              </w:rPr>
            </w:pPr>
            <w:r>
              <w:rPr>
                <w:rFonts w:ascii="Arial" w:hAnsi="Arial" w:cs="Arial"/>
                <w:color w:val="000000"/>
                <w:sz w:val="20"/>
              </w:rPr>
              <w:t>N/A</w:t>
            </w:r>
          </w:p>
        </w:tc>
        <w:tc>
          <w:tcPr>
            <w:tcW w:w="839" w:type="pct"/>
            <w:shd w:val="clear" w:color="auto" w:fill="auto"/>
          </w:tcPr>
          <w:p w14:paraId="2D4151DD">
            <w:pPr>
              <w:widowControl/>
              <w:spacing w:line="400" w:lineRule="exact"/>
              <w:jc w:val="center"/>
              <w:rPr>
                <w:rFonts w:ascii="Arial" w:hAnsi="Arial" w:cs="Arial"/>
                <w:color w:val="000000"/>
                <w:sz w:val="20"/>
              </w:rPr>
            </w:pPr>
            <w:r>
              <w:rPr>
                <w:rFonts w:ascii="Arial" w:hAnsi="Arial" w:cs="Arial"/>
                <w:color w:val="000000"/>
                <w:sz w:val="20"/>
              </w:rPr>
              <w:t>N/A</w:t>
            </w:r>
          </w:p>
        </w:tc>
        <w:tc>
          <w:tcPr>
            <w:tcW w:w="853" w:type="pct"/>
            <w:shd w:val="clear" w:color="auto" w:fill="auto"/>
          </w:tcPr>
          <w:p w14:paraId="3DEE607B">
            <w:pPr>
              <w:widowControl/>
              <w:spacing w:line="400" w:lineRule="exact"/>
              <w:jc w:val="center"/>
              <w:rPr>
                <w:rFonts w:ascii="Arial" w:hAnsi="Arial" w:cs="Arial"/>
                <w:color w:val="000000"/>
                <w:sz w:val="20"/>
              </w:rPr>
            </w:pPr>
            <w:r>
              <w:rPr>
                <w:rFonts w:ascii="Arial" w:hAnsi="Arial" w:cs="Arial"/>
                <w:color w:val="000000"/>
                <w:sz w:val="20"/>
              </w:rPr>
              <w:t>N/A</w:t>
            </w:r>
          </w:p>
        </w:tc>
        <w:tc>
          <w:tcPr>
            <w:tcW w:w="868" w:type="pct"/>
            <w:shd w:val="clear" w:color="auto" w:fill="auto"/>
          </w:tcPr>
          <w:p w14:paraId="7CF81650">
            <w:pPr>
              <w:widowControl/>
              <w:spacing w:line="400" w:lineRule="exact"/>
              <w:jc w:val="center"/>
              <w:rPr>
                <w:rFonts w:ascii="Arial" w:hAnsi="Arial" w:cs="Arial"/>
                <w:color w:val="000000"/>
                <w:sz w:val="20"/>
              </w:rPr>
            </w:pPr>
            <w:r>
              <w:rPr>
                <w:rFonts w:ascii="Arial" w:hAnsi="Arial" w:cs="Arial"/>
                <w:color w:val="000000"/>
                <w:sz w:val="20"/>
              </w:rPr>
              <w:t>N/A</w:t>
            </w:r>
          </w:p>
        </w:tc>
        <w:tc>
          <w:tcPr>
            <w:tcW w:w="824" w:type="pct"/>
            <w:shd w:val="clear" w:color="auto" w:fill="auto"/>
          </w:tcPr>
          <w:p w14:paraId="547CEDC7">
            <w:pPr>
              <w:widowControl/>
              <w:spacing w:line="400" w:lineRule="exact"/>
              <w:jc w:val="center"/>
              <w:rPr>
                <w:rFonts w:ascii="Arial" w:hAnsi="Arial" w:cs="Arial"/>
                <w:color w:val="000000"/>
                <w:sz w:val="20"/>
              </w:rPr>
            </w:pPr>
            <w:r>
              <w:rPr>
                <w:rFonts w:ascii="Arial" w:hAnsi="Arial" w:cs="Arial"/>
                <w:color w:val="000000"/>
                <w:sz w:val="20"/>
              </w:rPr>
              <w:t>N/A</w:t>
            </w:r>
          </w:p>
        </w:tc>
        <w:tc>
          <w:tcPr>
            <w:tcW w:w="786" w:type="pct"/>
            <w:shd w:val="clear" w:color="auto" w:fill="auto"/>
          </w:tcPr>
          <w:p w14:paraId="57BAC8BA">
            <w:pPr>
              <w:widowControl/>
              <w:spacing w:line="400" w:lineRule="exact"/>
              <w:jc w:val="center"/>
              <w:rPr>
                <w:rFonts w:ascii="Arial" w:hAnsi="Arial" w:cs="Arial"/>
                <w:color w:val="000000"/>
                <w:sz w:val="20"/>
              </w:rPr>
            </w:pPr>
            <w:r>
              <w:rPr>
                <w:rFonts w:ascii="Arial" w:hAnsi="Arial" w:cs="Arial"/>
                <w:color w:val="000000"/>
                <w:sz w:val="20"/>
              </w:rPr>
              <w:t>N/A</w:t>
            </w:r>
          </w:p>
        </w:tc>
      </w:tr>
    </w:tbl>
    <w:p w14:paraId="06954953">
      <w:pPr>
        <w:widowControl/>
        <w:spacing w:line="400" w:lineRule="exact"/>
        <w:ind w:left="420" w:leftChars="200"/>
        <w:jc w:val="left"/>
        <w:rPr>
          <w:rFonts w:ascii="Arial" w:hAnsi="Arial" w:cs="Arial"/>
          <w:kern w:val="0"/>
          <w:sz w:val="24"/>
          <w:szCs w:val="24"/>
        </w:rPr>
      </w:pPr>
      <w:r>
        <w:rPr>
          <w:rFonts w:ascii="Arial" w:hAnsi="Arial" w:cs="Arial"/>
          <w:kern w:val="0"/>
          <w:sz w:val="24"/>
          <w:szCs w:val="24"/>
        </w:rPr>
        <w:t>评价：2025年度生产的</w:t>
      </w:r>
      <w:r>
        <w:rPr>
          <w:rFonts w:hint="eastAsia" w:ascii="Arial" w:hAnsi="Arial" w:cs="Arial"/>
          <w:kern w:val="0"/>
          <w:sz w:val="24"/>
          <w:szCs w:val="24"/>
          <w:lang w:eastAsia="zh-CN"/>
        </w:rPr>
        <w:t>产品名（ll）</w:t>
      </w:r>
      <w:r>
        <w:rPr>
          <w:rFonts w:ascii="Arial" w:hAnsi="Arial" w:cs="Arial"/>
          <w:kern w:val="0"/>
          <w:sz w:val="24"/>
          <w:szCs w:val="24"/>
        </w:rPr>
        <w:t>注射液产品质量稳定可控，无召回情况。</w:t>
      </w:r>
    </w:p>
    <w:p w14:paraId="282AAF00">
      <w:pPr>
        <w:pStyle w:val="2"/>
        <w:spacing w:before="0" w:beforeLines="0" w:after="0" w:afterLines="0" w:line="240" w:lineRule="auto"/>
        <w:rPr>
          <w:rFonts w:ascii="Arial" w:hAnsi="Arial" w:eastAsia="宋体" w:cs="Arial"/>
          <w:b w:val="0"/>
        </w:rPr>
      </w:pPr>
      <w:bookmarkStart w:id="21" w:name="_Toc219973078"/>
      <w:r>
        <w:rPr>
          <w:rFonts w:ascii="Arial" w:hAnsi="Arial" w:eastAsia="宋体" w:cs="Arial"/>
          <w:b w:val="0"/>
        </w:rPr>
        <w:t xml:space="preserve">18 </w:t>
      </w:r>
      <w:commentRangeStart w:id="9"/>
      <w:r>
        <w:rPr>
          <w:rFonts w:ascii="Arial" w:hAnsi="Arial" w:eastAsia="宋体" w:cs="Arial"/>
          <w:b w:val="0"/>
        </w:rPr>
        <w:t>审计</w:t>
      </w:r>
      <w:commentRangeEnd w:id="9"/>
      <w:r>
        <w:rPr>
          <w:rFonts w:ascii="Arial" w:hAnsi="Arial" w:eastAsia="宋体" w:cs="Arial"/>
          <w:b w:val="0"/>
        </w:rPr>
        <w:commentReference w:id="9"/>
      </w:r>
      <w:bookmarkEnd w:id="21"/>
    </w:p>
    <w:p w14:paraId="08884F2C">
      <w:pPr>
        <w:spacing w:line="400" w:lineRule="exact"/>
        <w:jc w:val="left"/>
        <w:rPr>
          <w:rFonts w:ascii="Arial" w:hAnsi="Arial" w:cs="Arial"/>
          <w:sz w:val="24"/>
          <w:szCs w:val="24"/>
        </w:rPr>
      </w:pPr>
      <w:r>
        <w:rPr>
          <w:rFonts w:ascii="Arial" w:hAnsi="Arial" w:cs="Arial"/>
          <w:sz w:val="24"/>
          <w:szCs w:val="24"/>
        </w:rPr>
        <w:t>18.1  外部审计</w:t>
      </w:r>
    </w:p>
    <w:tbl>
      <w:tblPr>
        <w:tblStyle w:val="11"/>
        <w:tblW w:w="48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1537"/>
        <w:gridCol w:w="4754"/>
        <w:gridCol w:w="1895"/>
      </w:tblGrid>
      <w:tr w14:paraId="74CF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4" w:type="pct"/>
            <w:shd w:val="clear" w:color="auto" w:fill="auto"/>
            <w:vAlign w:val="center"/>
          </w:tcPr>
          <w:p w14:paraId="7051F8FD">
            <w:pPr>
              <w:widowControl/>
              <w:spacing w:line="400" w:lineRule="exact"/>
              <w:jc w:val="center"/>
              <w:rPr>
                <w:rFonts w:ascii="Arial" w:hAnsi="Arial" w:cs="Arial"/>
                <w:color w:val="000000"/>
                <w:sz w:val="20"/>
              </w:rPr>
            </w:pPr>
            <w:r>
              <w:rPr>
                <w:rFonts w:ascii="Arial" w:hAnsi="Arial" w:cs="Arial"/>
                <w:color w:val="000000"/>
                <w:sz w:val="20"/>
              </w:rPr>
              <w:t>审计</w:t>
            </w:r>
            <w:commentRangeStart w:id="10"/>
            <w:r>
              <w:rPr>
                <w:rFonts w:ascii="Arial" w:hAnsi="Arial" w:cs="Arial"/>
                <w:color w:val="000000"/>
                <w:sz w:val="20"/>
              </w:rPr>
              <w:t>部门</w:t>
            </w:r>
            <w:commentRangeEnd w:id="10"/>
            <w:r>
              <w:rPr>
                <w:rFonts w:ascii="Arial" w:hAnsi="Arial" w:cs="Arial"/>
                <w:color w:val="000000"/>
                <w:sz w:val="20"/>
              </w:rPr>
              <w:commentReference w:id="10"/>
            </w:r>
          </w:p>
        </w:tc>
        <w:tc>
          <w:tcPr>
            <w:tcW w:w="816" w:type="pct"/>
            <w:shd w:val="clear" w:color="auto" w:fill="auto"/>
            <w:vAlign w:val="center"/>
          </w:tcPr>
          <w:p w14:paraId="13C9EFFC">
            <w:pPr>
              <w:widowControl/>
              <w:spacing w:line="400" w:lineRule="exact"/>
              <w:jc w:val="center"/>
              <w:rPr>
                <w:rFonts w:ascii="Arial" w:hAnsi="Arial" w:cs="Arial"/>
                <w:color w:val="000000"/>
                <w:sz w:val="20"/>
              </w:rPr>
            </w:pPr>
            <w:r>
              <w:rPr>
                <w:rFonts w:ascii="Arial" w:hAnsi="Arial" w:cs="Arial"/>
                <w:color w:val="000000"/>
                <w:sz w:val="20"/>
              </w:rPr>
              <w:t>审计时间</w:t>
            </w:r>
          </w:p>
        </w:tc>
        <w:tc>
          <w:tcPr>
            <w:tcW w:w="2524" w:type="pct"/>
            <w:shd w:val="clear" w:color="auto" w:fill="auto"/>
            <w:vAlign w:val="center"/>
          </w:tcPr>
          <w:p w14:paraId="45084394">
            <w:pPr>
              <w:widowControl/>
              <w:spacing w:line="400" w:lineRule="exact"/>
              <w:jc w:val="center"/>
              <w:rPr>
                <w:rFonts w:ascii="Arial" w:hAnsi="Arial" w:cs="Arial"/>
                <w:color w:val="000000"/>
                <w:sz w:val="20"/>
              </w:rPr>
            </w:pPr>
            <w:r>
              <w:rPr>
                <w:rFonts w:ascii="Arial" w:hAnsi="Arial" w:cs="Arial"/>
                <w:color w:val="000000"/>
                <w:sz w:val="20"/>
              </w:rPr>
              <w:t>审计缺陷</w:t>
            </w:r>
          </w:p>
        </w:tc>
        <w:tc>
          <w:tcPr>
            <w:tcW w:w="1006" w:type="pct"/>
            <w:shd w:val="clear" w:color="auto" w:fill="auto"/>
            <w:vAlign w:val="center"/>
          </w:tcPr>
          <w:p w14:paraId="691564F9">
            <w:pPr>
              <w:widowControl/>
              <w:spacing w:line="400" w:lineRule="exact"/>
              <w:jc w:val="center"/>
              <w:rPr>
                <w:rFonts w:ascii="Arial" w:hAnsi="Arial" w:cs="Arial"/>
                <w:color w:val="000000"/>
                <w:sz w:val="20"/>
              </w:rPr>
            </w:pPr>
            <w:r>
              <w:rPr>
                <w:rFonts w:ascii="Arial" w:hAnsi="Arial" w:cs="Arial"/>
                <w:color w:val="000000"/>
                <w:sz w:val="20"/>
              </w:rPr>
              <w:t>CAPA完成情况</w:t>
            </w:r>
          </w:p>
        </w:tc>
      </w:tr>
      <w:tr w14:paraId="6E4F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4" w:type="pct"/>
            <w:vMerge w:val="restart"/>
            <w:shd w:val="clear" w:color="auto" w:fill="auto"/>
            <w:vAlign w:val="center"/>
          </w:tcPr>
          <w:p w14:paraId="193BCD4D">
            <w:pPr>
              <w:widowControl/>
              <w:spacing w:line="400" w:lineRule="exact"/>
              <w:jc w:val="center"/>
              <w:rPr>
                <w:rFonts w:ascii="Arial" w:hAnsi="Arial" w:cs="Arial"/>
                <w:color w:val="000000"/>
                <w:sz w:val="20"/>
              </w:rPr>
            </w:pPr>
          </w:p>
        </w:tc>
        <w:tc>
          <w:tcPr>
            <w:tcW w:w="816" w:type="pct"/>
            <w:vMerge w:val="restart"/>
            <w:shd w:val="clear" w:color="auto" w:fill="auto"/>
            <w:vAlign w:val="center"/>
          </w:tcPr>
          <w:p w14:paraId="263FCF7A">
            <w:pPr>
              <w:widowControl/>
              <w:spacing w:line="400" w:lineRule="exact"/>
              <w:jc w:val="center"/>
              <w:rPr>
                <w:rFonts w:ascii="Arial" w:hAnsi="Arial" w:cs="Arial"/>
                <w:color w:val="000000"/>
                <w:sz w:val="20"/>
              </w:rPr>
            </w:pPr>
          </w:p>
        </w:tc>
        <w:tc>
          <w:tcPr>
            <w:tcW w:w="2524" w:type="pct"/>
            <w:shd w:val="clear" w:color="auto" w:fill="auto"/>
            <w:vAlign w:val="center"/>
          </w:tcPr>
          <w:p w14:paraId="79074040">
            <w:pPr>
              <w:widowControl/>
              <w:spacing w:line="400" w:lineRule="exact"/>
              <w:jc w:val="center"/>
              <w:rPr>
                <w:rFonts w:ascii="Arial" w:hAnsi="Arial" w:cs="Arial"/>
                <w:color w:val="000000"/>
                <w:sz w:val="20"/>
              </w:rPr>
            </w:pPr>
          </w:p>
        </w:tc>
        <w:tc>
          <w:tcPr>
            <w:tcW w:w="1006" w:type="pct"/>
            <w:shd w:val="clear" w:color="auto" w:fill="auto"/>
            <w:vAlign w:val="center"/>
          </w:tcPr>
          <w:p w14:paraId="2638DBA6">
            <w:pPr>
              <w:widowControl/>
              <w:spacing w:line="400" w:lineRule="exact"/>
              <w:jc w:val="center"/>
              <w:rPr>
                <w:rFonts w:ascii="Arial" w:hAnsi="Arial" w:cs="Arial"/>
                <w:color w:val="000000"/>
                <w:sz w:val="20"/>
              </w:rPr>
            </w:pPr>
          </w:p>
        </w:tc>
      </w:tr>
      <w:tr w14:paraId="7506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4" w:type="pct"/>
            <w:vMerge w:val="continue"/>
            <w:shd w:val="clear" w:color="auto" w:fill="auto"/>
            <w:vAlign w:val="center"/>
          </w:tcPr>
          <w:p w14:paraId="794CAE09">
            <w:pPr>
              <w:widowControl/>
              <w:spacing w:line="400" w:lineRule="exact"/>
              <w:jc w:val="center"/>
              <w:rPr>
                <w:rFonts w:ascii="Arial" w:hAnsi="Arial" w:cs="Arial"/>
                <w:color w:val="000000"/>
                <w:sz w:val="20"/>
              </w:rPr>
            </w:pPr>
          </w:p>
        </w:tc>
        <w:tc>
          <w:tcPr>
            <w:tcW w:w="816" w:type="pct"/>
            <w:vMerge w:val="continue"/>
            <w:shd w:val="clear" w:color="auto" w:fill="auto"/>
            <w:vAlign w:val="center"/>
          </w:tcPr>
          <w:p w14:paraId="0DBD8C67">
            <w:pPr>
              <w:widowControl/>
              <w:spacing w:line="400" w:lineRule="exact"/>
              <w:jc w:val="center"/>
              <w:rPr>
                <w:rFonts w:ascii="Arial" w:hAnsi="Arial" w:cs="Arial"/>
                <w:color w:val="000000"/>
                <w:sz w:val="20"/>
              </w:rPr>
            </w:pPr>
          </w:p>
        </w:tc>
        <w:tc>
          <w:tcPr>
            <w:tcW w:w="2524" w:type="pct"/>
            <w:shd w:val="clear" w:color="auto" w:fill="auto"/>
            <w:vAlign w:val="center"/>
          </w:tcPr>
          <w:p w14:paraId="3BC00C15">
            <w:pPr>
              <w:widowControl/>
              <w:spacing w:line="400" w:lineRule="exact"/>
              <w:jc w:val="center"/>
              <w:rPr>
                <w:rFonts w:ascii="Arial" w:hAnsi="Arial" w:cs="Arial"/>
                <w:color w:val="000000"/>
                <w:sz w:val="20"/>
              </w:rPr>
            </w:pPr>
          </w:p>
        </w:tc>
        <w:tc>
          <w:tcPr>
            <w:tcW w:w="1006" w:type="pct"/>
            <w:shd w:val="clear" w:color="auto" w:fill="auto"/>
            <w:vAlign w:val="center"/>
          </w:tcPr>
          <w:p w14:paraId="519C521A">
            <w:pPr>
              <w:widowControl/>
              <w:spacing w:line="400" w:lineRule="exact"/>
              <w:jc w:val="center"/>
              <w:rPr>
                <w:rFonts w:ascii="Arial" w:hAnsi="Arial" w:cs="Arial"/>
                <w:color w:val="000000"/>
                <w:sz w:val="20"/>
              </w:rPr>
            </w:pPr>
          </w:p>
        </w:tc>
      </w:tr>
    </w:tbl>
    <w:p w14:paraId="0765B21C">
      <w:pPr>
        <w:spacing w:line="400" w:lineRule="exact"/>
        <w:ind w:left="420" w:leftChars="200"/>
        <w:jc w:val="left"/>
        <w:rPr>
          <w:rFonts w:ascii="Arial" w:hAnsi="Arial" w:cs="Arial"/>
          <w:sz w:val="24"/>
          <w:szCs w:val="24"/>
        </w:rPr>
      </w:pPr>
      <w:r>
        <w:rPr>
          <w:rFonts w:ascii="Arial" w:hAnsi="Arial" w:cs="Arial"/>
          <w:sz w:val="24"/>
          <w:szCs w:val="24"/>
        </w:rPr>
        <w:t>评价：2025年</w:t>
      </w:r>
      <w:r>
        <w:rPr>
          <w:rFonts w:hint="eastAsia" w:ascii="Arial" w:hAnsi="Arial" w:cs="Arial"/>
          <w:sz w:val="24"/>
          <w:szCs w:val="24"/>
          <w:lang w:eastAsia="zh-CN"/>
        </w:rPr>
        <w:t>产品名（ll）</w:t>
      </w:r>
      <w:r>
        <w:rPr>
          <w:rFonts w:ascii="Arial" w:hAnsi="Arial" w:cs="Arial"/>
          <w:sz w:val="24"/>
          <w:szCs w:val="24"/>
        </w:rPr>
        <w:t>注射液产品通过外部审计1次，共有2条相关审计缺陷，均为一般缺陷，缺陷均已整改完成。</w:t>
      </w:r>
    </w:p>
    <w:p w14:paraId="636E7EF0">
      <w:pPr>
        <w:spacing w:line="400" w:lineRule="exact"/>
        <w:jc w:val="left"/>
        <w:rPr>
          <w:rFonts w:ascii="Arial" w:hAnsi="Arial" w:cs="Arial"/>
          <w:sz w:val="24"/>
          <w:szCs w:val="24"/>
        </w:rPr>
      </w:pPr>
      <w:r>
        <w:rPr>
          <w:rFonts w:ascii="Arial" w:hAnsi="Arial" w:cs="Arial"/>
          <w:sz w:val="24"/>
          <w:szCs w:val="24"/>
        </w:rPr>
        <w:t>18.2  自检</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718"/>
        <w:gridCol w:w="3818"/>
        <w:gridCol w:w="2378"/>
      </w:tblGrid>
      <w:tr w14:paraId="6880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890" w:type="pct"/>
            <w:shd w:val="clear" w:color="auto" w:fill="auto"/>
            <w:vAlign w:val="center"/>
          </w:tcPr>
          <w:p w14:paraId="2108A1D2">
            <w:pPr>
              <w:widowControl/>
              <w:spacing w:line="400" w:lineRule="exact"/>
              <w:jc w:val="center"/>
              <w:rPr>
                <w:rFonts w:ascii="Arial" w:hAnsi="Arial" w:cs="Arial"/>
                <w:color w:val="000000"/>
                <w:sz w:val="20"/>
              </w:rPr>
            </w:pPr>
            <w:r>
              <w:rPr>
                <w:rFonts w:ascii="Arial" w:hAnsi="Arial" w:cs="Arial"/>
                <w:color w:val="000000"/>
                <w:sz w:val="20"/>
              </w:rPr>
              <w:t>审计部门</w:t>
            </w:r>
          </w:p>
        </w:tc>
        <w:tc>
          <w:tcPr>
            <w:tcW w:w="892" w:type="pct"/>
            <w:shd w:val="clear" w:color="auto" w:fill="auto"/>
            <w:vAlign w:val="center"/>
          </w:tcPr>
          <w:p w14:paraId="6334A697">
            <w:pPr>
              <w:widowControl/>
              <w:spacing w:line="400" w:lineRule="exact"/>
              <w:jc w:val="center"/>
              <w:rPr>
                <w:rFonts w:ascii="Arial" w:hAnsi="Arial" w:cs="Arial"/>
                <w:color w:val="000000"/>
                <w:sz w:val="20"/>
              </w:rPr>
            </w:pPr>
            <w:r>
              <w:rPr>
                <w:rFonts w:ascii="Arial" w:hAnsi="Arial" w:cs="Arial"/>
                <w:color w:val="000000"/>
                <w:sz w:val="20"/>
              </w:rPr>
              <w:t>审计时间</w:t>
            </w:r>
          </w:p>
        </w:tc>
        <w:tc>
          <w:tcPr>
            <w:tcW w:w="1983" w:type="pct"/>
            <w:shd w:val="clear" w:color="auto" w:fill="auto"/>
            <w:vAlign w:val="center"/>
          </w:tcPr>
          <w:p w14:paraId="75E7DC9F">
            <w:pPr>
              <w:widowControl/>
              <w:spacing w:line="400" w:lineRule="exact"/>
              <w:jc w:val="center"/>
              <w:rPr>
                <w:rFonts w:ascii="Arial" w:hAnsi="Arial" w:cs="Arial"/>
                <w:color w:val="000000"/>
                <w:sz w:val="20"/>
              </w:rPr>
            </w:pPr>
            <w:r>
              <w:rPr>
                <w:rFonts w:ascii="Arial" w:hAnsi="Arial" w:cs="Arial"/>
                <w:color w:val="000000"/>
                <w:sz w:val="20"/>
              </w:rPr>
              <w:t>审计缺陷</w:t>
            </w:r>
          </w:p>
        </w:tc>
        <w:tc>
          <w:tcPr>
            <w:tcW w:w="1235" w:type="pct"/>
            <w:shd w:val="clear" w:color="auto" w:fill="auto"/>
            <w:vAlign w:val="center"/>
          </w:tcPr>
          <w:p w14:paraId="53F4918C">
            <w:pPr>
              <w:widowControl/>
              <w:spacing w:line="400" w:lineRule="exact"/>
              <w:jc w:val="center"/>
              <w:rPr>
                <w:rFonts w:ascii="Arial" w:hAnsi="Arial" w:cs="Arial"/>
                <w:color w:val="000000"/>
                <w:sz w:val="20"/>
              </w:rPr>
            </w:pPr>
            <w:r>
              <w:rPr>
                <w:rFonts w:ascii="Arial" w:hAnsi="Arial" w:cs="Arial"/>
                <w:color w:val="000000"/>
                <w:sz w:val="20"/>
              </w:rPr>
              <w:t>CAPA完成情况</w:t>
            </w:r>
          </w:p>
        </w:tc>
      </w:tr>
      <w:tr w14:paraId="783B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890" w:type="pct"/>
            <w:vMerge w:val="restart"/>
            <w:shd w:val="clear" w:color="auto" w:fill="auto"/>
            <w:vAlign w:val="center"/>
          </w:tcPr>
          <w:p w14:paraId="5A02A97A">
            <w:pPr>
              <w:widowControl/>
              <w:spacing w:line="400" w:lineRule="exact"/>
              <w:jc w:val="center"/>
              <w:rPr>
                <w:rFonts w:ascii="Arial" w:hAnsi="Arial" w:cs="Arial"/>
                <w:color w:val="000000"/>
                <w:sz w:val="20"/>
              </w:rPr>
            </w:pPr>
          </w:p>
        </w:tc>
        <w:tc>
          <w:tcPr>
            <w:tcW w:w="892" w:type="pct"/>
            <w:shd w:val="clear" w:color="auto" w:fill="auto"/>
            <w:vAlign w:val="center"/>
          </w:tcPr>
          <w:p w14:paraId="332C8DE7">
            <w:pPr>
              <w:widowControl/>
              <w:spacing w:line="400" w:lineRule="exact"/>
              <w:jc w:val="center"/>
              <w:rPr>
                <w:rFonts w:ascii="Arial" w:hAnsi="Arial" w:cs="Arial"/>
                <w:color w:val="000000"/>
                <w:sz w:val="20"/>
              </w:rPr>
            </w:pPr>
          </w:p>
        </w:tc>
        <w:tc>
          <w:tcPr>
            <w:tcW w:w="1983" w:type="pct"/>
            <w:shd w:val="clear" w:color="auto" w:fill="auto"/>
            <w:vAlign w:val="center"/>
          </w:tcPr>
          <w:p w14:paraId="4F4CB5ED">
            <w:pPr>
              <w:widowControl/>
              <w:spacing w:line="400" w:lineRule="exact"/>
              <w:jc w:val="center"/>
              <w:rPr>
                <w:rFonts w:ascii="Arial" w:hAnsi="Arial" w:cs="Arial"/>
                <w:color w:val="000000"/>
                <w:sz w:val="20"/>
              </w:rPr>
            </w:pPr>
          </w:p>
        </w:tc>
        <w:tc>
          <w:tcPr>
            <w:tcW w:w="1235" w:type="pct"/>
            <w:shd w:val="clear" w:color="auto" w:fill="auto"/>
            <w:vAlign w:val="center"/>
          </w:tcPr>
          <w:p w14:paraId="1B4319A7">
            <w:pPr>
              <w:widowControl/>
              <w:spacing w:line="400" w:lineRule="exact"/>
              <w:jc w:val="center"/>
              <w:rPr>
                <w:rFonts w:ascii="Arial" w:hAnsi="Arial" w:cs="Arial"/>
                <w:color w:val="000000"/>
                <w:sz w:val="20"/>
              </w:rPr>
            </w:pPr>
          </w:p>
        </w:tc>
      </w:tr>
      <w:tr w14:paraId="790A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890" w:type="pct"/>
            <w:vMerge w:val="continue"/>
            <w:shd w:val="clear" w:color="auto" w:fill="auto"/>
            <w:vAlign w:val="center"/>
          </w:tcPr>
          <w:p w14:paraId="2BA8B78B">
            <w:pPr>
              <w:widowControl/>
              <w:spacing w:line="400" w:lineRule="exact"/>
              <w:jc w:val="center"/>
              <w:rPr>
                <w:rFonts w:ascii="Arial" w:hAnsi="Arial" w:cs="Arial"/>
                <w:color w:val="000000"/>
                <w:sz w:val="20"/>
              </w:rPr>
            </w:pPr>
          </w:p>
        </w:tc>
        <w:tc>
          <w:tcPr>
            <w:tcW w:w="892" w:type="pct"/>
            <w:shd w:val="clear" w:color="auto" w:fill="auto"/>
            <w:vAlign w:val="center"/>
          </w:tcPr>
          <w:p w14:paraId="02961928">
            <w:pPr>
              <w:widowControl/>
              <w:spacing w:line="400" w:lineRule="exact"/>
              <w:jc w:val="center"/>
              <w:rPr>
                <w:rFonts w:ascii="Arial" w:hAnsi="Arial" w:cs="Arial"/>
                <w:color w:val="000000"/>
                <w:sz w:val="20"/>
              </w:rPr>
            </w:pPr>
          </w:p>
        </w:tc>
        <w:tc>
          <w:tcPr>
            <w:tcW w:w="1983" w:type="pct"/>
            <w:shd w:val="clear" w:color="auto" w:fill="auto"/>
            <w:vAlign w:val="center"/>
          </w:tcPr>
          <w:p w14:paraId="534FB5D9">
            <w:pPr>
              <w:widowControl/>
              <w:spacing w:line="400" w:lineRule="exact"/>
              <w:jc w:val="center"/>
              <w:rPr>
                <w:rFonts w:ascii="Arial" w:hAnsi="Arial" w:cs="Arial"/>
                <w:color w:val="000000"/>
                <w:sz w:val="20"/>
              </w:rPr>
            </w:pPr>
          </w:p>
        </w:tc>
        <w:tc>
          <w:tcPr>
            <w:tcW w:w="1235" w:type="pct"/>
            <w:shd w:val="clear" w:color="auto" w:fill="auto"/>
            <w:vAlign w:val="center"/>
          </w:tcPr>
          <w:p w14:paraId="04E5A57D">
            <w:pPr>
              <w:widowControl/>
              <w:spacing w:line="400" w:lineRule="exact"/>
              <w:jc w:val="center"/>
              <w:rPr>
                <w:rFonts w:ascii="Arial" w:hAnsi="Arial" w:cs="Arial"/>
                <w:color w:val="000000"/>
                <w:sz w:val="20"/>
              </w:rPr>
            </w:pPr>
          </w:p>
        </w:tc>
      </w:tr>
    </w:tbl>
    <w:p w14:paraId="62B285C6">
      <w:pPr>
        <w:spacing w:line="400" w:lineRule="exact"/>
        <w:ind w:left="420" w:leftChars="200"/>
        <w:jc w:val="left"/>
        <w:rPr>
          <w:rFonts w:ascii="Arial" w:hAnsi="Arial" w:cs="Arial"/>
          <w:sz w:val="28"/>
          <w:szCs w:val="28"/>
        </w:rPr>
      </w:pPr>
      <w:r>
        <w:rPr>
          <w:rFonts w:ascii="Arial" w:hAnsi="Arial" w:cs="Arial"/>
          <w:sz w:val="24"/>
          <w:szCs w:val="24"/>
        </w:rPr>
        <w:t>评价：2025年度</w:t>
      </w:r>
      <w:r>
        <w:rPr>
          <w:rFonts w:hint="eastAsia" w:ascii="Arial" w:hAnsi="Arial" w:cs="Arial"/>
          <w:sz w:val="24"/>
          <w:szCs w:val="24"/>
          <w:lang w:eastAsia="zh-CN"/>
        </w:rPr>
        <w:t>产品名（ll）</w:t>
      </w:r>
      <w:r>
        <w:rPr>
          <w:rFonts w:ascii="Arial" w:hAnsi="Arial" w:cs="Arial"/>
          <w:sz w:val="24"/>
          <w:szCs w:val="24"/>
        </w:rPr>
        <w:t>注射液产品通过自检1次，共有2条相关审计缺陷，均为一般缺陷，截至目前所有缺陷均已整改完成。</w:t>
      </w:r>
    </w:p>
    <w:p w14:paraId="020DDFB3">
      <w:pPr>
        <w:pStyle w:val="2"/>
        <w:spacing w:before="0" w:beforeLines="0" w:after="0" w:afterLines="0" w:line="240" w:lineRule="auto"/>
        <w:rPr>
          <w:rFonts w:ascii="Arial" w:hAnsi="Arial" w:eastAsia="宋体" w:cs="Arial"/>
          <w:b w:val="0"/>
        </w:rPr>
      </w:pPr>
      <w:bookmarkStart w:id="22" w:name="_Toc219973079"/>
      <w:r>
        <w:rPr>
          <w:rFonts w:ascii="Arial" w:hAnsi="Arial" w:eastAsia="宋体" w:cs="Arial"/>
          <w:b w:val="0"/>
        </w:rPr>
        <w:t>19 新获批准的药品上市后应当完成的工作情况回顾</w:t>
      </w:r>
      <w:bookmarkEnd w:id="22"/>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3969"/>
        <w:gridCol w:w="2153"/>
      </w:tblGrid>
      <w:tr w14:paraId="1452D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shd w:val="clear" w:color="auto" w:fill="auto"/>
            <w:vAlign w:val="center"/>
          </w:tcPr>
          <w:p w14:paraId="694B76C5">
            <w:pPr>
              <w:widowControl/>
              <w:spacing w:line="400" w:lineRule="exact"/>
              <w:jc w:val="center"/>
              <w:rPr>
                <w:rFonts w:ascii="Arial" w:hAnsi="Arial" w:cs="Arial"/>
                <w:color w:val="000000"/>
                <w:sz w:val="20"/>
              </w:rPr>
            </w:pPr>
            <w:r>
              <w:rPr>
                <w:rFonts w:ascii="Arial" w:hAnsi="Arial" w:cs="Arial"/>
                <w:color w:val="000000"/>
                <w:sz w:val="20"/>
              </w:rPr>
              <w:t>工作内容</w:t>
            </w:r>
          </w:p>
        </w:tc>
        <w:tc>
          <w:tcPr>
            <w:tcW w:w="3969" w:type="dxa"/>
            <w:shd w:val="clear" w:color="auto" w:fill="auto"/>
            <w:vAlign w:val="center"/>
          </w:tcPr>
          <w:p w14:paraId="0F184BDF">
            <w:pPr>
              <w:widowControl/>
              <w:spacing w:line="400" w:lineRule="exact"/>
              <w:jc w:val="center"/>
              <w:rPr>
                <w:rFonts w:ascii="Arial" w:hAnsi="Arial" w:cs="Arial"/>
                <w:color w:val="000000"/>
                <w:sz w:val="20"/>
              </w:rPr>
            </w:pPr>
            <w:r>
              <w:rPr>
                <w:rFonts w:ascii="Arial" w:hAnsi="Arial" w:cs="Arial"/>
                <w:color w:val="000000"/>
                <w:sz w:val="20"/>
              </w:rPr>
              <w:t>完成情况</w:t>
            </w:r>
          </w:p>
        </w:tc>
        <w:tc>
          <w:tcPr>
            <w:tcW w:w="2153" w:type="dxa"/>
            <w:shd w:val="clear" w:color="auto" w:fill="auto"/>
            <w:vAlign w:val="center"/>
          </w:tcPr>
          <w:p w14:paraId="32236E7F">
            <w:pPr>
              <w:widowControl/>
              <w:spacing w:line="400" w:lineRule="exact"/>
              <w:jc w:val="center"/>
              <w:rPr>
                <w:rFonts w:ascii="Arial" w:hAnsi="Arial" w:cs="Arial"/>
                <w:color w:val="000000"/>
                <w:sz w:val="20"/>
              </w:rPr>
            </w:pPr>
            <w:commentRangeStart w:id="11"/>
            <w:r>
              <w:rPr>
                <w:rFonts w:ascii="Arial" w:hAnsi="Arial" w:cs="Arial"/>
                <w:color w:val="000000"/>
                <w:sz w:val="20"/>
              </w:rPr>
              <w:t>完成日期</w:t>
            </w:r>
            <w:commentRangeEnd w:id="11"/>
            <w:r>
              <w:rPr>
                <w:rStyle w:val="16"/>
                <w:rFonts w:ascii="Arial" w:hAnsi="Arial" w:cs="Arial"/>
              </w:rPr>
              <w:commentReference w:id="11"/>
            </w:r>
          </w:p>
        </w:tc>
      </w:tr>
      <w:tr w14:paraId="3B64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3397" w:type="dxa"/>
            <w:shd w:val="clear" w:color="auto" w:fill="auto"/>
            <w:vAlign w:val="center"/>
          </w:tcPr>
          <w:p w14:paraId="49512233">
            <w:pPr>
              <w:widowControl/>
              <w:spacing w:line="400" w:lineRule="exact"/>
              <w:jc w:val="center"/>
              <w:rPr>
                <w:rFonts w:ascii="Arial" w:hAnsi="Arial" w:cs="Arial"/>
                <w:color w:val="000000"/>
                <w:sz w:val="20"/>
              </w:rPr>
            </w:pPr>
          </w:p>
        </w:tc>
        <w:tc>
          <w:tcPr>
            <w:tcW w:w="3969" w:type="dxa"/>
            <w:shd w:val="clear" w:color="auto" w:fill="auto"/>
            <w:vAlign w:val="center"/>
          </w:tcPr>
          <w:p w14:paraId="4899D512">
            <w:pPr>
              <w:widowControl/>
              <w:spacing w:line="400" w:lineRule="exact"/>
              <w:jc w:val="center"/>
              <w:rPr>
                <w:rFonts w:ascii="Arial" w:hAnsi="Arial" w:cs="Arial"/>
                <w:color w:val="000000"/>
                <w:sz w:val="20"/>
              </w:rPr>
            </w:pPr>
          </w:p>
        </w:tc>
        <w:tc>
          <w:tcPr>
            <w:tcW w:w="2153" w:type="dxa"/>
            <w:shd w:val="clear" w:color="auto" w:fill="auto"/>
            <w:vAlign w:val="center"/>
          </w:tcPr>
          <w:p w14:paraId="508FE583">
            <w:pPr>
              <w:widowControl/>
              <w:spacing w:line="400" w:lineRule="exact"/>
              <w:jc w:val="center"/>
              <w:rPr>
                <w:rFonts w:ascii="Arial" w:hAnsi="Arial" w:cs="Arial"/>
                <w:color w:val="000000"/>
                <w:sz w:val="20"/>
              </w:rPr>
            </w:pPr>
          </w:p>
        </w:tc>
      </w:tr>
      <w:tr w14:paraId="75F1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shd w:val="clear" w:color="auto" w:fill="auto"/>
            <w:vAlign w:val="center"/>
          </w:tcPr>
          <w:p w14:paraId="0628B7B7">
            <w:pPr>
              <w:widowControl/>
              <w:spacing w:line="400" w:lineRule="exact"/>
              <w:jc w:val="center"/>
              <w:rPr>
                <w:rFonts w:ascii="Arial" w:hAnsi="Arial" w:cs="Arial"/>
                <w:color w:val="000000"/>
                <w:sz w:val="20"/>
              </w:rPr>
            </w:pPr>
          </w:p>
        </w:tc>
        <w:tc>
          <w:tcPr>
            <w:tcW w:w="3969" w:type="dxa"/>
            <w:shd w:val="clear" w:color="auto" w:fill="auto"/>
            <w:vAlign w:val="center"/>
          </w:tcPr>
          <w:p w14:paraId="631CA9CA">
            <w:pPr>
              <w:widowControl/>
              <w:spacing w:line="400" w:lineRule="exact"/>
              <w:jc w:val="center"/>
              <w:rPr>
                <w:rFonts w:ascii="Arial" w:hAnsi="Arial" w:cs="Arial"/>
                <w:color w:val="000000"/>
                <w:sz w:val="20"/>
              </w:rPr>
            </w:pPr>
          </w:p>
        </w:tc>
        <w:tc>
          <w:tcPr>
            <w:tcW w:w="2153" w:type="dxa"/>
            <w:shd w:val="clear" w:color="auto" w:fill="auto"/>
            <w:vAlign w:val="center"/>
          </w:tcPr>
          <w:p w14:paraId="5DAAA111">
            <w:pPr>
              <w:widowControl/>
              <w:spacing w:line="400" w:lineRule="exact"/>
              <w:jc w:val="center"/>
              <w:rPr>
                <w:rFonts w:ascii="Arial" w:hAnsi="Arial" w:cs="Arial"/>
                <w:color w:val="000000"/>
                <w:sz w:val="20"/>
              </w:rPr>
            </w:pPr>
          </w:p>
        </w:tc>
      </w:tr>
      <w:tr w14:paraId="4FC3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shd w:val="clear" w:color="auto" w:fill="auto"/>
            <w:vAlign w:val="center"/>
          </w:tcPr>
          <w:p w14:paraId="6367ACAF">
            <w:pPr>
              <w:widowControl/>
              <w:spacing w:line="400" w:lineRule="exact"/>
              <w:jc w:val="center"/>
              <w:rPr>
                <w:rFonts w:ascii="Arial" w:hAnsi="Arial" w:cs="Arial"/>
                <w:color w:val="000000"/>
                <w:sz w:val="20"/>
              </w:rPr>
            </w:pPr>
          </w:p>
        </w:tc>
        <w:tc>
          <w:tcPr>
            <w:tcW w:w="3969" w:type="dxa"/>
            <w:shd w:val="clear" w:color="auto" w:fill="auto"/>
            <w:vAlign w:val="center"/>
          </w:tcPr>
          <w:p w14:paraId="1B589D6D">
            <w:pPr>
              <w:widowControl/>
              <w:spacing w:line="400" w:lineRule="exact"/>
              <w:jc w:val="center"/>
              <w:rPr>
                <w:rFonts w:ascii="Arial" w:hAnsi="Arial" w:cs="Arial"/>
                <w:color w:val="000000"/>
                <w:sz w:val="20"/>
              </w:rPr>
            </w:pPr>
          </w:p>
        </w:tc>
        <w:tc>
          <w:tcPr>
            <w:tcW w:w="2153" w:type="dxa"/>
            <w:shd w:val="clear" w:color="auto" w:fill="auto"/>
            <w:vAlign w:val="center"/>
          </w:tcPr>
          <w:p w14:paraId="319C2EFF">
            <w:pPr>
              <w:widowControl/>
              <w:spacing w:line="400" w:lineRule="exact"/>
              <w:jc w:val="center"/>
              <w:rPr>
                <w:rFonts w:ascii="Arial" w:hAnsi="Arial" w:cs="Arial"/>
                <w:color w:val="000000"/>
                <w:sz w:val="20"/>
              </w:rPr>
            </w:pPr>
          </w:p>
        </w:tc>
      </w:tr>
    </w:tbl>
    <w:p w14:paraId="3316C135">
      <w:pPr>
        <w:spacing w:line="400" w:lineRule="exact"/>
        <w:ind w:left="420" w:leftChars="200"/>
        <w:rPr>
          <w:rFonts w:ascii="Arial" w:hAnsi="Arial" w:cs="Arial"/>
          <w:sz w:val="24"/>
          <w:szCs w:val="24"/>
        </w:rPr>
      </w:pPr>
      <w:r>
        <w:rPr>
          <w:rFonts w:ascii="Arial" w:hAnsi="Arial" w:cs="Arial"/>
          <w:sz w:val="24"/>
          <w:szCs w:val="24"/>
        </w:rPr>
        <w:t>评价：</w:t>
      </w:r>
      <w:r>
        <w:rPr>
          <w:rFonts w:hint="eastAsia" w:ascii="Arial" w:hAnsi="Arial" w:cs="Arial"/>
          <w:sz w:val="24"/>
          <w:szCs w:val="24"/>
        </w:rPr>
        <w:t>xx。</w:t>
      </w:r>
    </w:p>
    <w:p w14:paraId="2EFB1322">
      <w:pPr>
        <w:pStyle w:val="2"/>
        <w:spacing w:before="0" w:beforeLines="0" w:after="0" w:afterLines="0" w:line="240" w:lineRule="auto"/>
        <w:rPr>
          <w:b w:val="0"/>
        </w:rPr>
      </w:pPr>
      <w:bookmarkStart w:id="23" w:name="_Toc219973080"/>
      <w:r>
        <w:rPr>
          <w:rFonts w:ascii="Arial" w:hAnsi="Arial" w:cs="Arial"/>
          <w:b w:val="0"/>
        </w:rPr>
        <w:t>20</w:t>
      </w:r>
      <w:r>
        <w:rPr>
          <w:rFonts w:hint="eastAsia"/>
          <w:b w:val="0"/>
        </w:rPr>
        <w:t xml:space="preserve"> </w:t>
      </w:r>
      <w:r>
        <w:rPr>
          <w:b w:val="0"/>
        </w:rPr>
        <w:t>总结评价</w:t>
      </w:r>
      <w:bookmarkEnd w:id="23"/>
    </w:p>
    <w:p w14:paraId="02F97DF0">
      <w:pPr>
        <w:spacing w:line="400" w:lineRule="exact"/>
        <w:ind w:left="420" w:hanging="420" w:hangingChars="175"/>
        <w:rPr>
          <w:rFonts w:ascii="Arial" w:hAnsi="Arial" w:cs="Arial"/>
          <w:sz w:val="24"/>
          <w:szCs w:val="24"/>
        </w:rPr>
      </w:pPr>
      <w:r>
        <w:rPr>
          <w:rFonts w:ascii="Arial" w:hAnsi="Arial" w:cs="Arial"/>
          <w:sz w:val="24"/>
          <w:szCs w:val="24"/>
        </w:rPr>
        <w:t>20.1  2025年度</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回顾数据显示：工艺稳定、标准适用、质量可控、无不良趋势，产品整体质量状态</w:t>
      </w:r>
      <w:r>
        <w:rPr>
          <w:rFonts w:hint="eastAsia" w:ascii="Arial" w:hAnsi="Arial" w:cs="Arial"/>
          <w:sz w:val="24"/>
          <w:szCs w:val="24"/>
        </w:rPr>
        <w:t>稳定</w:t>
      </w:r>
      <w:r>
        <w:rPr>
          <w:rFonts w:ascii="Arial" w:hAnsi="Arial" w:cs="Arial"/>
          <w:sz w:val="24"/>
          <w:szCs w:val="24"/>
        </w:rPr>
        <w:t>，符合预期目标与监管期望</w:t>
      </w:r>
      <w:r>
        <w:rPr>
          <w:rFonts w:hint="eastAsia" w:ascii="Arial" w:hAnsi="Arial" w:cs="Arial"/>
          <w:sz w:val="24"/>
          <w:szCs w:val="24"/>
        </w:rPr>
        <w:t>，</w:t>
      </w:r>
      <w:r>
        <w:rPr>
          <w:rFonts w:ascii="Arial" w:hAnsi="Arial" w:cs="Arial"/>
          <w:sz w:val="24"/>
          <w:szCs w:val="24"/>
        </w:rPr>
        <w:t>后续继续维持当前工艺</w:t>
      </w:r>
      <w:r>
        <w:rPr>
          <w:rFonts w:hint="eastAsia" w:ascii="Arial" w:hAnsi="Arial" w:cs="Arial"/>
          <w:sz w:val="24"/>
          <w:szCs w:val="24"/>
        </w:rPr>
        <w:t>。</w:t>
      </w:r>
    </w:p>
    <w:p w14:paraId="35DD3F65">
      <w:pPr>
        <w:spacing w:line="400" w:lineRule="exact"/>
        <w:ind w:left="420" w:hanging="420" w:hangingChars="175"/>
        <w:rPr>
          <w:rFonts w:ascii="Arial" w:hAnsi="Arial" w:cs="Arial"/>
          <w:sz w:val="24"/>
          <w:szCs w:val="24"/>
        </w:rPr>
      </w:pPr>
      <w:r>
        <w:rPr>
          <w:rFonts w:ascii="Arial" w:hAnsi="Arial" w:cs="Arial"/>
          <w:sz w:val="24"/>
          <w:szCs w:val="24"/>
        </w:rPr>
        <w:t xml:space="preserve">20.2  </w:t>
      </w:r>
      <w:r>
        <w:rPr>
          <w:rFonts w:hint="eastAsia" w:ascii="Arial" w:hAnsi="Arial" w:cs="Arial"/>
          <w:sz w:val="24"/>
          <w:szCs w:val="24"/>
        </w:rPr>
        <w:t>根据</w:t>
      </w:r>
      <w:r>
        <w:rPr>
          <w:rFonts w:ascii="Arial" w:hAnsi="Arial" w:cs="Arial"/>
          <w:sz w:val="24"/>
          <w:szCs w:val="24"/>
        </w:rPr>
        <w:t>6</w:t>
      </w:r>
      <w:r>
        <w:rPr>
          <w:rFonts w:hint="eastAsia" w:ascii="Arial" w:hAnsi="Arial" w:cs="Arial"/>
          <w:sz w:val="24"/>
          <w:szCs w:val="24"/>
        </w:rPr>
        <w:t>个CAP</w:t>
      </w:r>
      <w:r>
        <w:rPr>
          <w:rFonts w:ascii="Arial" w:hAnsi="Arial" w:cs="Arial"/>
          <w:sz w:val="24"/>
          <w:szCs w:val="24"/>
        </w:rPr>
        <w:t>A</w:t>
      </w:r>
      <w:r>
        <w:rPr>
          <w:rFonts w:hint="eastAsia" w:ascii="Arial" w:hAnsi="Arial" w:cs="Arial"/>
          <w:sz w:val="24"/>
          <w:szCs w:val="24"/>
        </w:rPr>
        <w:t>回顾</w:t>
      </w:r>
      <w:r>
        <w:rPr>
          <w:rFonts w:ascii="Arial" w:hAnsi="Arial" w:cs="Arial"/>
          <w:sz w:val="24"/>
          <w:szCs w:val="24"/>
        </w:rPr>
        <w:t>明细，</w:t>
      </w:r>
      <w:r>
        <w:rPr>
          <w:rFonts w:hint="eastAsia" w:ascii="Arial" w:hAnsi="Arial" w:cs="Arial"/>
          <w:sz w:val="24"/>
          <w:szCs w:val="24"/>
        </w:rPr>
        <w:t>2</w:t>
      </w:r>
      <w:r>
        <w:rPr>
          <w:rFonts w:ascii="Arial" w:hAnsi="Arial" w:cs="Arial"/>
          <w:sz w:val="24"/>
          <w:szCs w:val="24"/>
        </w:rPr>
        <w:t>0</w:t>
      </w:r>
      <w:r>
        <w:rPr>
          <w:rFonts w:hint="eastAsia" w:ascii="Arial" w:hAnsi="Arial" w:cs="Arial"/>
          <w:sz w:val="24"/>
          <w:szCs w:val="24"/>
        </w:rPr>
        <w:t>25年全部</w:t>
      </w:r>
      <w:r>
        <w:rPr>
          <w:rFonts w:ascii="Arial" w:hAnsi="Arial" w:cs="Arial"/>
          <w:sz w:val="24"/>
          <w:szCs w:val="24"/>
        </w:rPr>
        <w:t>的纠正和预防措施</w:t>
      </w:r>
      <w:r>
        <w:rPr>
          <w:rFonts w:hint="eastAsia" w:ascii="Arial" w:hAnsi="Arial" w:cs="Arial"/>
          <w:sz w:val="24"/>
          <w:szCs w:val="24"/>
        </w:rPr>
        <w:t>均</w:t>
      </w:r>
      <w:r>
        <w:rPr>
          <w:rFonts w:ascii="Arial" w:hAnsi="Arial" w:cs="Arial"/>
          <w:sz w:val="24"/>
          <w:szCs w:val="24"/>
        </w:rPr>
        <w:t>已完成并</w:t>
      </w:r>
      <w:r>
        <w:rPr>
          <w:rFonts w:hint="eastAsia" w:ascii="Arial" w:hAnsi="Arial" w:cs="Arial"/>
          <w:sz w:val="24"/>
          <w:szCs w:val="24"/>
        </w:rPr>
        <w:t>按期</w:t>
      </w:r>
      <w:r>
        <w:rPr>
          <w:rFonts w:ascii="Arial" w:hAnsi="Arial" w:cs="Arial"/>
          <w:sz w:val="24"/>
          <w:szCs w:val="24"/>
        </w:rPr>
        <w:t>关闭且实施效果良好，</w:t>
      </w:r>
      <w:r>
        <w:rPr>
          <w:rFonts w:hint="eastAsia" w:ascii="Arial" w:hAnsi="Arial" w:cs="Arial"/>
          <w:sz w:val="24"/>
          <w:szCs w:val="24"/>
        </w:rPr>
        <w:t>无需</w:t>
      </w:r>
      <w:r>
        <w:rPr>
          <w:rFonts w:ascii="Arial" w:hAnsi="Arial" w:cs="Arial"/>
          <w:sz w:val="24"/>
          <w:szCs w:val="24"/>
        </w:rPr>
        <w:t>采取进一步的纠正和预防措施</w:t>
      </w:r>
      <w:r>
        <w:rPr>
          <w:rFonts w:hint="eastAsia" w:ascii="Arial" w:hAnsi="Arial" w:cs="Arial"/>
          <w:sz w:val="24"/>
          <w:szCs w:val="24"/>
        </w:rPr>
        <w:t>。</w:t>
      </w:r>
    </w:p>
    <w:p w14:paraId="5F711DD1">
      <w:pPr>
        <w:spacing w:line="400" w:lineRule="exact"/>
        <w:ind w:left="420" w:hanging="420" w:hangingChars="175"/>
        <w:rPr>
          <w:rFonts w:ascii="Arial" w:hAnsi="Arial" w:cs="Arial"/>
          <w:sz w:val="24"/>
          <w:szCs w:val="24"/>
        </w:rPr>
      </w:pPr>
      <w:r>
        <w:rPr>
          <w:rFonts w:ascii="Arial" w:hAnsi="Arial" w:cs="Arial"/>
          <w:sz w:val="24"/>
          <w:szCs w:val="24"/>
        </w:rPr>
        <w:t>20.3  根据</w:t>
      </w:r>
      <w:r>
        <w:rPr>
          <w:rFonts w:hint="eastAsia" w:ascii="Arial" w:hAnsi="Arial" w:cs="Arial"/>
          <w:sz w:val="24"/>
          <w:szCs w:val="24"/>
        </w:rPr>
        <w:t>验证回顾</w:t>
      </w:r>
      <w:r>
        <w:rPr>
          <w:rFonts w:ascii="Arial" w:hAnsi="Arial" w:cs="Arial"/>
          <w:sz w:val="24"/>
          <w:szCs w:val="24"/>
        </w:rPr>
        <w:t>明细，</w:t>
      </w:r>
      <w:r>
        <w:rPr>
          <w:rFonts w:hint="eastAsia" w:ascii="Arial" w:hAnsi="Arial" w:cs="Arial"/>
          <w:sz w:val="24"/>
          <w:szCs w:val="24"/>
        </w:rPr>
        <w:t>2</w:t>
      </w:r>
      <w:r>
        <w:rPr>
          <w:rFonts w:ascii="Arial" w:hAnsi="Arial" w:cs="Arial"/>
          <w:sz w:val="24"/>
          <w:szCs w:val="24"/>
        </w:rPr>
        <w:t>0</w:t>
      </w:r>
      <w:r>
        <w:rPr>
          <w:rFonts w:hint="eastAsia" w:ascii="Arial" w:hAnsi="Arial" w:cs="Arial"/>
          <w:sz w:val="24"/>
          <w:szCs w:val="24"/>
        </w:rPr>
        <w:t>25年度验证</w:t>
      </w:r>
      <w:r>
        <w:rPr>
          <w:rFonts w:ascii="Arial" w:hAnsi="Arial" w:cs="Arial"/>
          <w:sz w:val="24"/>
          <w:szCs w:val="24"/>
        </w:rPr>
        <w:t>均</w:t>
      </w:r>
      <w:r>
        <w:rPr>
          <w:rFonts w:hint="eastAsia" w:ascii="Arial" w:hAnsi="Arial" w:cs="Arial"/>
          <w:sz w:val="24"/>
          <w:szCs w:val="24"/>
        </w:rPr>
        <w:t>已</w:t>
      </w:r>
      <w:r>
        <w:rPr>
          <w:rFonts w:ascii="Arial" w:hAnsi="Arial" w:cs="Arial"/>
          <w:sz w:val="24"/>
          <w:szCs w:val="24"/>
        </w:rPr>
        <w:t xml:space="preserve">完成 </w:t>
      </w:r>
    </w:p>
    <w:p w14:paraId="52F0E3E5">
      <w:pPr>
        <w:spacing w:line="400" w:lineRule="exact"/>
        <w:ind w:left="420" w:hanging="420" w:hangingChars="175"/>
        <w:rPr>
          <w:rFonts w:ascii="Arial" w:hAnsi="Arial" w:cs="Arial"/>
          <w:sz w:val="24"/>
          <w:szCs w:val="24"/>
        </w:rPr>
      </w:pPr>
      <w:r>
        <w:rPr>
          <w:rFonts w:ascii="Arial" w:hAnsi="Arial" w:cs="Arial"/>
          <w:sz w:val="24"/>
          <w:szCs w:val="24"/>
        </w:rPr>
        <w:t>20.4  2025年度</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回顾数据显示，由于生产</w:t>
      </w:r>
      <w:r>
        <w:rPr>
          <w:rFonts w:hint="eastAsia" w:ascii="Arial" w:hAnsi="Arial" w:cs="Arial"/>
          <w:sz w:val="24"/>
          <w:szCs w:val="24"/>
        </w:rPr>
        <w:t>批次少于20批</w:t>
      </w:r>
      <w:r>
        <w:rPr>
          <w:rFonts w:ascii="Arial" w:hAnsi="Arial" w:cs="Arial"/>
          <w:sz w:val="24"/>
          <w:szCs w:val="24"/>
        </w:rPr>
        <w:t>，暂</w:t>
      </w:r>
      <w:r>
        <w:rPr>
          <w:rFonts w:hint="eastAsia" w:ascii="Arial" w:hAnsi="Arial" w:cs="Arial"/>
          <w:sz w:val="24"/>
          <w:szCs w:val="24"/>
        </w:rPr>
        <w:t>未</w:t>
      </w:r>
      <w:r>
        <w:rPr>
          <w:rFonts w:ascii="Arial" w:hAnsi="Arial" w:cs="Arial"/>
          <w:sz w:val="24"/>
          <w:szCs w:val="24"/>
        </w:rPr>
        <w:t>进行</w:t>
      </w:r>
      <w:r>
        <w:rPr>
          <w:rFonts w:hint="eastAsia" w:ascii="Arial" w:hAnsi="Arial" w:cs="Arial"/>
          <w:sz w:val="24"/>
          <w:szCs w:val="24"/>
        </w:rPr>
        <w:t>C</w:t>
      </w:r>
      <w:r>
        <w:rPr>
          <w:rFonts w:ascii="Arial" w:hAnsi="Arial" w:cs="Arial"/>
          <w:sz w:val="24"/>
          <w:szCs w:val="24"/>
        </w:rPr>
        <w:t>p和（</w:t>
      </w:r>
      <w:r>
        <w:rPr>
          <w:rFonts w:hint="eastAsia" w:ascii="Arial" w:hAnsi="Arial" w:cs="Arial"/>
          <w:sz w:val="24"/>
          <w:szCs w:val="24"/>
        </w:rPr>
        <w:t>或</w:t>
      </w:r>
      <w:r>
        <w:rPr>
          <w:rFonts w:ascii="Arial" w:hAnsi="Arial" w:cs="Arial"/>
          <w:sz w:val="24"/>
          <w:szCs w:val="24"/>
        </w:rPr>
        <w:t>）</w:t>
      </w:r>
      <w:r>
        <w:rPr>
          <w:rFonts w:hint="eastAsia" w:ascii="Arial" w:hAnsi="Arial" w:cs="Arial"/>
          <w:sz w:val="24"/>
          <w:szCs w:val="24"/>
        </w:rPr>
        <w:t>C</w:t>
      </w:r>
      <w:r>
        <w:rPr>
          <w:rFonts w:ascii="Arial" w:hAnsi="Arial" w:cs="Arial"/>
          <w:sz w:val="24"/>
          <w:szCs w:val="24"/>
        </w:rPr>
        <w:t>pk的计算，还需后续继续收集数据分析；产品质量均符合质量标准，无异常数据的发生</w:t>
      </w:r>
      <w:r>
        <w:rPr>
          <w:rFonts w:hint="eastAsia" w:ascii="Arial" w:hAnsi="Arial" w:cs="Arial"/>
          <w:sz w:val="24"/>
          <w:szCs w:val="24"/>
        </w:rPr>
        <w:t>。</w:t>
      </w:r>
    </w:p>
    <w:p w14:paraId="2647025A">
      <w:pPr>
        <w:spacing w:line="400" w:lineRule="exact"/>
        <w:ind w:left="420" w:hanging="420" w:hangingChars="175"/>
        <w:rPr>
          <w:rFonts w:ascii="Arial" w:hAnsi="Arial" w:cs="Arial"/>
          <w:sz w:val="24"/>
          <w:szCs w:val="24"/>
        </w:rPr>
      </w:pPr>
      <w:r>
        <w:rPr>
          <w:rFonts w:ascii="Arial" w:hAnsi="Arial" w:cs="Arial"/>
          <w:sz w:val="24"/>
          <w:szCs w:val="24"/>
        </w:rPr>
        <w:t>20.5  由于生批次较少，暂</w:t>
      </w:r>
      <w:r>
        <w:rPr>
          <w:rFonts w:hint="eastAsia" w:ascii="Arial" w:hAnsi="Arial" w:cs="Arial"/>
          <w:sz w:val="24"/>
          <w:szCs w:val="24"/>
        </w:rPr>
        <w:t>未</w:t>
      </w:r>
      <w:r>
        <w:rPr>
          <w:rFonts w:ascii="Arial" w:hAnsi="Arial" w:cs="Arial"/>
          <w:sz w:val="24"/>
          <w:szCs w:val="24"/>
        </w:rPr>
        <w:t>制定出该品种趋势限</w:t>
      </w:r>
      <w:r>
        <w:rPr>
          <w:rFonts w:hint="eastAsia" w:ascii="Arial" w:hAnsi="Arial" w:cs="Arial"/>
          <w:sz w:val="24"/>
          <w:szCs w:val="24"/>
        </w:rPr>
        <w:t>。</w:t>
      </w:r>
    </w:p>
    <w:p w14:paraId="7C132DFD">
      <w:pPr>
        <w:spacing w:line="400" w:lineRule="exact"/>
        <w:ind w:left="420" w:hanging="420" w:hangingChars="175"/>
        <w:rPr>
          <w:rFonts w:ascii="Arial" w:hAnsi="Arial" w:cs="Arial"/>
          <w:sz w:val="24"/>
          <w:szCs w:val="24"/>
        </w:rPr>
      </w:pPr>
      <w:r>
        <w:rPr>
          <w:rFonts w:ascii="Arial" w:hAnsi="Arial" w:cs="Arial"/>
          <w:sz w:val="24"/>
          <w:szCs w:val="24"/>
        </w:rPr>
        <w:t xml:space="preserve">20.6  </w:t>
      </w:r>
      <w:r>
        <w:rPr>
          <w:rFonts w:hint="eastAsia" w:ascii="Arial" w:hAnsi="Arial" w:cs="Arial"/>
          <w:sz w:val="24"/>
          <w:szCs w:val="24"/>
        </w:rPr>
        <w:t>2</w:t>
      </w:r>
      <w:r>
        <w:rPr>
          <w:rFonts w:ascii="Arial" w:hAnsi="Arial" w:cs="Arial"/>
          <w:sz w:val="24"/>
          <w:szCs w:val="24"/>
        </w:rPr>
        <w:t>025</w:t>
      </w:r>
      <w:r>
        <w:rPr>
          <w:rFonts w:hint="eastAsia" w:ascii="Arial" w:hAnsi="Arial" w:cs="Arial"/>
          <w:sz w:val="24"/>
          <w:szCs w:val="24"/>
        </w:rPr>
        <w:t>年度</w:t>
      </w:r>
      <w:r>
        <w:rPr>
          <w:rFonts w:hint="eastAsia" w:ascii="Arial" w:hAnsi="Arial" w:cs="Arial"/>
          <w:sz w:val="24"/>
          <w:szCs w:val="24"/>
          <w:lang w:eastAsia="zh-CN"/>
        </w:rPr>
        <w:t>产品名（ll）</w:t>
      </w:r>
      <w:r>
        <w:rPr>
          <w:rFonts w:hint="eastAsia" w:ascii="Arial" w:hAnsi="Arial" w:cs="Arial"/>
          <w:sz w:val="24"/>
          <w:szCs w:val="24"/>
        </w:rPr>
        <w:t>注射液相关的1</w:t>
      </w:r>
      <w:r>
        <w:rPr>
          <w:rFonts w:ascii="Arial" w:hAnsi="Arial" w:cs="Arial"/>
          <w:sz w:val="24"/>
          <w:szCs w:val="24"/>
        </w:rPr>
        <w:t>3</w:t>
      </w:r>
      <w:r>
        <w:rPr>
          <w:rFonts w:hint="eastAsia" w:ascii="Arial" w:hAnsi="Arial" w:cs="Arial"/>
          <w:sz w:val="24"/>
          <w:szCs w:val="24"/>
        </w:rPr>
        <w:t>个变更均完成并按期关闭</w:t>
      </w:r>
      <w:r>
        <w:rPr>
          <w:rFonts w:ascii="Arial" w:hAnsi="Arial" w:cs="Arial"/>
          <w:sz w:val="24"/>
          <w:szCs w:val="24"/>
        </w:rPr>
        <w:t>。</w:t>
      </w:r>
    </w:p>
    <w:p w14:paraId="7B6746A6">
      <w:pPr>
        <w:spacing w:line="400" w:lineRule="exact"/>
        <w:ind w:left="139" w:hanging="139" w:hangingChars="58"/>
        <w:rPr>
          <w:rFonts w:ascii="Arial" w:hAnsi="Arial" w:cs="Arial"/>
          <w:sz w:val="24"/>
          <w:szCs w:val="24"/>
        </w:rPr>
      </w:pPr>
      <w:r>
        <w:rPr>
          <w:rFonts w:hint="eastAsia" w:ascii="Arial" w:hAnsi="Arial" w:cs="Arial"/>
          <w:sz w:val="24"/>
          <w:szCs w:val="24"/>
        </w:rPr>
        <w:t>2</w:t>
      </w:r>
      <w:r>
        <w:rPr>
          <w:rFonts w:ascii="Arial" w:hAnsi="Arial" w:cs="Arial"/>
          <w:sz w:val="24"/>
          <w:szCs w:val="24"/>
        </w:rPr>
        <w:t>0.7  2025</w:t>
      </w:r>
      <w:r>
        <w:rPr>
          <w:rFonts w:hint="eastAsia" w:ascii="Arial" w:hAnsi="Arial" w:cs="Arial"/>
          <w:sz w:val="24"/>
          <w:szCs w:val="24"/>
        </w:rPr>
        <w:t>年度共委托了3批</w:t>
      </w:r>
      <w:r>
        <w:rPr>
          <w:rFonts w:hint="eastAsia" w:ascii="Arial" w:hAnsi="Arial" w:cs="Arial"/>
          <w:sz w:val="24"/>
          <w:szCs w:val="24"/>
          <w:lang w:eastAsia="zh-CN"/>
        </w:rPr>
        <w:t>产品名（ll）</w:t>
      </w:r>
      <w:r>
        <w:rPr>
          <w:rFonts w:hint="eastAsia" w:ascii="Arial" w:hAnsi="Arial" w:cs="Arial"/>
          <w:sz w:val="24"/>
          <w:szCs w:val="24"/>
        </w:rPr>
        <w:t>注射液生产，产品质量均符合质量标准</w:t>
      </w:r>
      <w:r>
        <w:rPr>
          <w:rFonts w:ascii="Arial" w:hAnsi="Arial" w:cs="Arial"/>
          <w:sz w:val="24"/>
          <w:szCs w:val="24"/>
        </w:rPr>
        <w:t>。</w:t>
      </w:r>
    </w:p>
    <w:p w14:paraId="01BF659C">
      <w:pPr>
        <w:spacing w:line="400" w:lineRule="exact"/>
        <w:ind w:left="420" w:hanging="420" w:hangingChars="175"/>
        <w:rPr>
          <w:rFonts w:ascii="Arial" w:hAnsi="Arial" w:cs="Arial"/>
          <w:sz w:val="24"/>
          <w:szCs w:val="24"/>
        </w:rPr>
      </w:pPr>
      <w:r>
        <w:rPr>
          <w:rFonts w:hint="eastAsia" w:ascii="Arial" w:hAnsi="Arial" w:cs="Arial"/>
          <w:sz w:val="24"/>
          <w:szCs w:val="24"/>
        </w:rPr>
        <w:t>2</w:t>
      </w:r>
      <w:r>
        <w:rPr>
          <w:rFonts w:ascii="Arial" w:hAnsi="Arial" w:cs="Arial"/>
          <w:sz w:val="24"/>
          <w:szCs w:val="24"/>
        </w:rPr>
        <w:t xml:space="preserve">0.8  </w:t>
      </w:r>
      <w:r>
        <w:rPr>
          <w:rFonts w:hint="eastAsia" w:ascii="Arial" w:hAnsi="Arial" w:cs="Arial"/>
          <w:sz w:val="24"/>
          <w:szCs w:val="24"/>
        </w:rPr>
        <w:t>完成</w:t>
      </w:r>
      <w:r>
        <w:rPr>
          <w:rFonts w:ascii="Arial" w:hAnsi="Arial" w:cs="Arial"/>
          <w:sz w:val="24"/>
          <w:szCs w:val="24"/>
        </w:rPr>
        <w:t>新获批准的药品上市后应当完成的工作</w:t>
      </w:r>
      <w:r>
        <w:rPr>
          <w:rFonts w:hint="eastAsia" w:ascii="Arial" w:hAnsi="Arial" w:cs="Arial"/>
          <w:sz w:val="24"/>
          <w:szCs w:val="24"/>
        </w:rPr>
        <w:t>。</w:t>
      </w:r>
    </w:p>
    <w:p w14:paraId="3DCAE2DE">
      <w:pPr>
        <w:sectPr>
          <w:footerReference r:id="rId8" w:type="default"/>
          <w:pgSz w:w="11906" w:h="16838"/>
          <w:pgMar w:top="1701" w:right="1134" w:bottom="851" w:left="1134" w:header="1871" w:footer="737" w:gutter="0"/>
          <w:pgNumType w:start="1"/>
          <w:cols w:space="425" w:num="1"/>
          <w:docGrid w:linePitch="312" w:charSpace="0"/>
        </w:sectPr>
      </w:pPr>
    </w:p>
    <w:p w14:paraId="07065A8B">
      <w:pPr>
        <w:pStyle w:val="2"/>
        <w:spacing w:before="0" w:beforeLines="0" w:after="0" w:afterLines="0" w:line="240" w:lineRule="auto"/>
        <w:rPr>
          <w:rFonts w:ascii="Arial" w:hAnsi="Arial" w:cs="Arial"/>
          <w:b w:val="0"/>
        </w:rPr>
      </w:pPr>
      <w:bookmarkStart w:id="24" w:name="_Toc219973081"/>
      <w:r>
        <w:rPr>
          <w:rFonts w:ascii="Arial" w:hAnsi="Arial" w:cs="Arial"/>
          <w:b w:val="0"/>
        </w:rPr>
        <w:t>21 附件 数据表</w:t>
      </w:r>
      <w:bookmarkEnd w:id="24"/>
    </w:p>
    <w:p w14:paraId="3686641E">
      <w:pPr>
        <w:spacing w:line="300" w:lineRule="exact"/>
        <w:rPr>
          <w:rFonts w:ascii="Arial" w:hAnsi="Arial" w:cs="Arial"/>
          <w:sz w:val="24"/>
          <w:szCs w:val="24"/>
        </w:rPr>
      </w:pPr>
      <w:r>
        <w:rPr>
          <w:rFonts w:hint="eastAsia" w:ascii="Arial" w:hAnsi="Arial" w:cs="Arial"/>
          <w:sz w:val="24"/>
          <w:szCs w:val="24"/>
        </w:rPr>
        <w:t>1</w:t>
      </w:r>
      <w:r>
        <w:rPr>
          <w:rFonts w:ascii="Arial" w:hAnsi="Arial" w:cs="Arial"/>
          <w:sz w:val="24"/>
          <w:szCs w:val="24"/>
        </w:rPr>
        <w:t xml:space="preserve">  </w:t>
      </w:r>
      <w:r>
        <w:rPr>
          <w:rFonts w:hint="eastAsia" w:ascii="Arial" w:hAnsi="Arial" w:cs="Arial"/>
          <w:sz w:val="24"/>
          <w:szCs w:val="24"/>
          <w:lang w:eastAsia="zh-CN"/>
        </w:rPr>
        <w:t>产品名（ll）</w:t>
      </w:r>
      <w:r>
        <w:rPr>
          <w:rFonts w:hint="eastAsia" w:ascii="Arial" w:hAnsi="Arial" w:cs="Arial"/>
          <w:sz w:val="24"/>
          <w:szCs w:val="24"/>
        </w:rPr>
        <w:t>注射液</w:t>
      </w:r>
      <w:r>
        <w:rPr>
          <w:rFonts w:ascii="Arial" w:hAnsi="Arial" w:cs="Arial"/>
          <w:sz w:val="24"/>
          <w:szCs w:val="24"/>
        </w:rPr>
        <w:t>质量符合性</w:t>
      </w:r>
      <w:r>
        <w:rPr>
          <w:rFonts w:hint="eastAsia" w:ascii="Arial" w:hAnsi="Arial" w:cs="Arial"/>
          <w:sz w:val="24"/>
          <w:szCs w:val="24"/>
        </w:rPr>
        <w:t>数据</w:t>
      </w:r>
      <w:r>
        <w:rPr>
          <w:rFonts w:ascii="Arial" w:hAnsi="Arial" w:cs="Arial"/>
          <w:sz w:val="24"/>
          <w:szCs w:val="24"/>
        </w:rPr>
        <w:t>统计</w:t>
      </w:r>
    </w:p>
    <w:p w14:paraId="4A5DF517"/>
    <w:tbl>
      <w:tblPr>
        <w:tblStyle w:val="12"/>
        <w:tblW w:w="14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835"/>
        <w:gridCol w:w="1843"/>
        <w:gridCol w:w="1843"/>
        <w:gridCol w:w="1701"/>
        <w:gridCol w:w="141"/>
        <w:gridCol w:w="1560"/>
        <w:gridCol w:w="1701"/>
        <w:gridCol w:w="1701"/>
      </w:tblGrid>
      <w:tr w14:paraId="3C21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1" w:type="dxa"/>
            <w:vMerge w:val="restart"/>
            <w:shd w:val="clear" w:color="auto" w:fill="D8D8D8" w:themeFill="background1" w:themeFillShade="D9"/>
            <w:vAlign w:val="center"/>
          </w:tcPr>
          <w:p w14:paraId="46C6A9F3">
            <w:pPr>
              <w:spacing w:line="400" w:lineRule="exact"/>
              <w:jc w:val="center"/>
              <w:rPr>
                <w:rFonts w:ascii="Arial" w:hAnsi="Arial" w:cs="Arial"/>
                <w:szCs w:val="21"/>
              </w:rPr>
            </w:pPr>
            <w:r>
              <w:rPr>
                <w:rFonts w:ascii="Arial" w:hAnsi="Arial" w:cs="Arial"/>
                <w:szCs w:val="21"/>
              </w:rPr>
              <w:t>检验项目</w:t>
            </w:r>
          </w:p>
        </w:tc>
        <w:tc>
          <w:tcPr>
            <w:tcW w:w="2835" w:type="dxa"/>
            <w:vMerge w:val="restart"/>
            <w:shd w:val="clear" w:color="auto" w:fill="D8D8D8" w:themeFill="background1" w:themeFillShade="D9"/>
            <w:vAlign w:val="center"/>
          </w:tcPr>
          <w:p w14:paraId="4E72B8ED">
            <w:pPr>
              <w:spacing w:line="400" w:lineRule="exact"/>
              <w:jc w:val="center"/>
              <w:rPr>
                <w:rFonts w:ascii="Arial" w:hAnsi="Arial" w:cs="Arial"/>
                <w:szCs w:val="21"/>
              </w:rPr>
            </w:pPr>
            <w:r>
              <w:rPr>
                <w:rFonts w:ascii="Arial" w:hAnsi="Arial" w:cs="Arial"/>
                <w:szCs w:val="21"/>
              </w:rPr>
              <w:t>标准规定</w:t>
            </w:r>
          </w:p>
        </w:tc>
        <w:tc>
          <w:tcPr>
            <w:tcW w:w="10490" w:type="dxa"/>
            <w:gridSpan w:val="7"/>
            <w:shd w:val="clear" w:color="auto" w:fill="D8D8D8" w:themeFill="background1" w:themeFillShade="D9"/>
            <w:vAlign w:val="center"/>
          </w:tcPr>
          <w:p w14:paraId="5E9F8F5F">
            <w:pPr>
              <w:spacing w:line="400" w:lineRule="exact"/>
              <w:jc w:val="center"/>
              <w:rPr>
                <w:rFonts w:ascii="Arial" w:hAnsi="Arial" w:cs="Arial"/>
                <w:szCs w:val="21"/>
              </w:rPr>
            </w:pPr>
            <w:r>
              <w:rPr>
                <w:rFonts w:ascii="Arial" w:hAnsi="Arial" w:cs="Arial"/>
                <w:szCs w:val="21"/>
              </w:rPr>
              <w:t>检验结果</w:t>
            </w:r>
          </w:p>
        </w:tc>
      </w:tr>
      <w:tr w14:paraId="22B9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1" w:type="dxa"/>
            <w:vMerge w:val="continue"/>
            <w:shd w:val="clear" w:color="auto" w:fill="D8D8D8" w:themeFill="background1" w:themeFillShade="D9"/>
            <w:vAlign w:val="center"/>
          </w:tcPr>
          <w:p w14:paraId="762A13F8">
            <w:pPr>
              <w:spacing w:line="400" w:lineRule="exact"/>
              <w:jc w:val="center"/>
              <w:rPr>
                <w:rFonts w:ascii="Arial" w:hAnsi="Arial" w:cs="Arial"/>
                <w:szCs w:val="21"/>
              </w:rPr>
            </w:pPr>
          </w:p>
        </w:tc>
        <w:tc>
          <w:tcPr>
            <w:tcW w:w="2835" w:type="dxa"/>
            <w:vMerge w:val="continue"/>
            <w:shd w:val="clear" w:color="auto" w:fill="D8D8D8" w:themeFill="background1" w:themeFillShade="D9"/>
            <w:vAlign w:val="center"/>
          </w:tcPr>
          <w:p w14:paraId="474CF50C">
            <w:pPr>
              <w:spacing w:line="400" w:lineRule="exact"/>
              <w:jc w:val="center"/>
              <w:rPr>
                <w:rFonts w:ascii="Arial" w:hAnsi="Arial" w:cs="Arial"/>
                <w:szCs w:val="21"/>
              </w:rPr>
            </w:pPr>
          </w:p>
        </w:tc>
        <w:tc>
          <w:tcPr>
            <w:tcW w:w="1843" w:type="dxa"/>
            <w:shd w:val="clear" w:color="auto" w:fill="D8D8D8" w:themeFill="background1" w:themeFillShade="D9"/>
            <w:vAlign w:val="center"/>
          </w:tcPr>
          <w:p w14:paraId="6E61B32F">
            <w:pPr>
              <w:widowControl/>
              <w:jc w:val="center"/>
              <w:rPr>
                <w:rFonts w:ascii="Arial" w:hAnsi="Arial" w:cs="Arial"/>
                <w:color w:val="000000"/>
                <w:szCs w:val="21"/>
              </w:rPr>
            </w:pPr>
            <w:r>
              <w:rPr>
                <w:rFonts w:ascii="Arial" w:hAnsi="Arial" w:cs="Arial"/>
                <w:color w:val="000000"/>
                <w:szCs w:val="21"/>
              </w:rPr>
              <w:t xml:space="preserve">143202507001 </w:t>
            </w:r>
          </w:p>
        </w:tc>
        <w:tc>
          <w:tcPr>
            <w:tcW w:w="1843" w:type="dxa"/>
            <w:shd w:val="clear" w:color="auto" w:fill="D8D8D8" w:themeFill="background1" w:themeFillShade="D9"/>
            <w:vAlign w:val="center"/>
          </w:tcPr>
          <w:p w14:paraId="35240C82">
            <w:pPr>
              <w:jc w:val="center"/>
              <w:rPr>
                <w:rFonts w:ascii="Arial" w:hAnsi="Arial" w:cs="Arial"/>
                <w:color w:val="000000"/>
                <w:szCs w:val="21"/>
              </w:rPr>
            </w:pPr>
            <w:r>
              <w:rPr>
                <w:rFonts w:ascii="Arial" w:hAnsi="Arial" w:cs="Arial"/>
                <w:color w:val="000000"/>
                <w:szCs w:val="21"/>
              </w:rPr>
              <w:t xml:space="preserve">143202507002 </w:t>
            </w:r>
          </w:p>
        </w:tc>
        <w:tc>
          <w:tcPr>
            <w:tcW w:w="1701" w:type="dxa"/>
            <w:shd w:val="clear" w:color="auto" w:fill="D8D8D8" w:themeFill="background1" w:themeFillShade="D9"/>
            <w:vAlign w:val="center"/>
          </w:tcPr>
          <w:p w14:paraId="4300A993">
            <w:pPr>
              <w:jc w:val="center"/>
              <w:rPr>
                <w:rFonts w:ascii="Arial" w:hAnsi="Arial" w:cs="Arial"/>
                <w:color w:val="000000"/>
                <w:szCs w:val="21"/>
              </w:rPr>
            </w:pPr>
            <w:r>
              <w:rPr>
                <w:rFonts w:ascii="Arial" w:hAnsi="Arial" w:cs="Arial"/>
                <w:color w:val="000000"/>
                <w:szCs w:val="21"/>
              </w:rPr>
              <w:t xml:space="preserve">143202507003 </w:t>
            </w:r>
          </w:p>
        </w:tc>
        <w:tc>
          <w:tcPr>
            <w:tcW w:w="1701" w:type="dxa"/>
            <w:gridSpan w:val="2"/>
            <w:shd w:val="clear" w:color="auto" w:fill="D8D8D8" w:themeFill="background1" w:themeFillShade="D9"/>
            <w:vAlign w:val="center"/>
          </w:tcPr>
          <w:p w14:paraId="0B7637C9">
            <w:pPr>
              <w:jc w:val="center"/>
              <w:rPr>
                <w:rFonts w:ascii="Arial" w:hAnsi="Arial" w:cs="Arial"/>
                <w:color w:val="000000"/>
                <w:szCs w:val="21"/>
              </w:rPr>
            </w:pPr>
            <w:r>
              <w:rPr>
                <w:rFonts w:ascii="Arial" w:hAnsi="Arial" w:cs="Arial"/>
                <w:color w:val="000000"/>
                <w:szCs w:val="21"/>
              </w:rPr>
              <w:t xml:space="preserve">143202509004 </w:t>
            </w:r>
          </w:p>
        </w:tc>
        <w:tc>
          <w:tcPr>
            <w:tcW w:w="1701" w:type="dxa"/>
            <w:shd w:val="clear" w:color="auto" w:fill="D8D8D8" w:themeFill="background1" w:themeFillShade="D9"/>
            <w:vAlign w:val="center"/>
          </w:tcPr>
          <w:p w14:paraId="5146C328">
            <w:pPr>
              <w:jc w:val="center"/>
              <w:rPr>
                <w:rFonts w:ascii="Arial" w:hAnsi="Arial" w:cs="Arial"/>
                <w:color w:val="000000"/>
                <w:szCs w:val="21"/>
              </w:rPr>
            </w:pPr>
            <w:r>
              <w:rPr>
                <w:rFonts w:ascii="Arial" w:hAnsi="Arial" w:cs="Arial"/>
                <w:color w:val="000000"/>
                <w:szCs w:val="21"/>
              </w:rPr>
              <w:t xml:space="preserve">143202509005 </w:t>
            </w:r>
          </w:p>
        </w:tc>
        <w:tc>
          <w:tcPr>
            <w:tcW w:w="1701" w:type="dxa"/>
            <w:shd w:val="clear" w:color="auto" w:fill="D8D8D8" w:themeFill="background1" w:themeFillShade="D9"/>
            <w:vAlign w:val="center"/>
          </w:tcPr>
          <w:p w14:paraId="4653E239">
            <w:pPr>
              <w:jc w:val="center"/>
              <w:rPr>
                <w:rFonts w:ascii="Arial" w:hAnsi="Arial" w:cs="Arial"/>
                <w:color w:val="000000"/>
                <w:szCs w:val="21"/>
              </w:rPr>
            </w:pPr>
            <w:r>
              <w:rPr>
                <w:rFonts w:ascii="Arial" w:hAnsi="Arial" w:cs="Arial"/>
                <w:color w:val="000000"/>
                <w:szCs w:val="21"/>
              </w:rPr>
              <w:t>143202509006</w:t>
            </w:r>
          </w:p>
        </w:tc>
      </w:tr>
      <w:tr w14:paraId="3C33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46EE93AD">
            <w:pPr>
              <w:spacing w:line="400" w:lineRule="exact"/>
              <w:jc w:val="center"/>
              <w:rPr>
                <w:rFonts w:ascii="Arial" w:hAnsi="Arial" w:cs="Arial"/>
                <w:szCs w:val="21"/>
              </w:rPr>
            </w:pPr>
            <w:r>
              <w:rPr>
                <w:rFonts w:ascii="Arial" w:hAnsi="Arial" w:cs="Arial"/>
                <w:szCs w:val="21"/>
              </w:rPr>
              <w:t>性状</w:t>
            </w:r>
          </w:p>
        </w:tc>
        <w:tc>
          <w:tcPr>
            <w:tcW w:w="2835" w:type="dxa"/>
            <w:vAlign w:val="center"/>
          </w:tcPr>
          <w:p w14:paraId="49A43B19">
            <w:pPr>
              <w:spacing w:line="400" w:lineRule="exact"/>
              <w:jc w:val="center"/>
              <w:rPr>
                <w:rFonts w:ascii="Arial" w:hAnsi="Arial" w:cs="Arial"/>
                <w:szCs w:val="21"/>
              </w:rPr>
            </w:pPr>
            <w:r>
              <w:rPr>
                <w:rFonts w:ascii="Arial" w:hAnsi="Arial" w:cs="Arial"/>
                <w:szCs w:val="21"/>
              </w:rPr>
              <w:t>无色或几乎无色澄明液体</w:t>
            </w:r>
          </w:p>
        </w:tc>
        <w:tc>
          <w:tcPr>
            <w:tcW w:w="1843" w:type="dxa"/>
            <w:vAlign w:val="center"/>
          </w:tcPr>
          <w:p w14:paraId="3C7C1376">
            <w:pPr>
              <w:spacing w:line="400" w:lineRule="exact"/>
              <w:jc w:val="center"/>
              <w:rPr>
                <w:rFonts w:ascii="Arial" w:hAnsi="Arial" w:cs="Arial"/>
                <w:szCs w:val="21"/>
              </w:rPr>
            </w:pPr>
            <w:r>
              <w:rPr>
                <w:rFonts w:ascii="Arial" w:hAnsi="Arial" w:cs="Arial"/>
                <w:szCs w:val="21"/>
              </w:rPr>
              <w:t>符合规定</w:t>
            </w:r>
          </w:p>
        </w:tc>
        <w:tc>
          <w:tcPr>
            <w:tcW w:w="1843" w:type="dxa"/>
            <w:vAlign w:val="center"/>
          </w:tcPr>
          <w:p w14:paraId="7F03667D">
            <w:pPr>
              <w:spacing w:line="400" w:lineRule="exact"/>
              <w:jc w:val="center"/>
              <w:rPr>
                <w:rFonts w:ascii="Arial" w:hAnsi="Arial" w:cs="Arial"/>
                <w:szCs w:val="21"/>
              </w:rPr>
            </w:pPr>
            <w:r>
              <w:rPr>
                <w:rFonts w:ascii="Arial" w:hAnsi="Arial" w:cs="Arial"/>
                <w:szCs w:val="21"/>
              </w:rPr>
              <w:t>符合规定</w:t>
            </w:r>
          </w:p>
        </w:tc>
        <w:tc>
          <w:tcPr>
            <w:tcW w:w="1842" w:type="dxa"/>
            <w:gridSpan w:val="2"/>
            <w:vAlign w:val="center"/>
          </w:tcPr>
          <w:p w14:paraId="407FB455">
            <w:pPr>
              <w:spacing w:line="400" w:lineRule="exact"/>
              <w:jc w:val="center"/>
              <w:rPr>
                <w:rFonts w:ascii="Arial" w:hAnsi="Arial" w:cs="Arial"/>
                <w:szCs w:val="21"/>
              </w:rPr>
            </w:pPr>
            <w:r>
              <w:rPr>
                <w:rFonts w:ascii="Arial" w:hAnsi="Arial" w:cs="Arial"/>
                <w:szCs w:val="21"/>
              </w:rPr>
              <w:t>符合规定</w:t>
            </w:r>
          </w:p>
        </w:tc>
        <w:tc>
          <w:tcPr>
            <w:tcW w:w="1560" w:type="dxa"/>
            <w:vAlign w:val="center"/>
          </w:tcPr>
          <w:p w14:paraId="7E360282">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790B2910">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636CC768">
            <w:pPr>
              <w:spacing w:line="400" w:lineRule="exact"/>
              <w:jc w:val="center"/>
              <w:rPr>
                <w:rFonts w:ascii="Arial" w:hAnsi="Arial" w:cs="Arial"/>
                <w:szCs w:val="21"/>
              </w:rPr>
            </w:pPr>
            <w:r>
              <w:rPr>
                <w:rFonts w:ascii="Arial" w:hAnsi="Arial" w:cs="Arial"/>
                <w:szCs w:val="21"/>
              </w:rPr>
              <w:t>符合规定</w:t>
            </w:r>
          </w:p>
        </w:tc>
      </w:tr>
      <w:tr w14:paraId="1D42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5C9361A">
            <w:pPr>
              <w:spacing w:line="400" w:lineRule="exact"/>
              <w:jc w:val="center"/>
              <w:rPr>
                <w:rFonts w:ascii="Arial" w:hAnsi="Arial" w:cs="Arial"/>
                <w:szCs w:val="21"/>
              </w:rPr>
            </w:pPr>
            <w:r>
              <w:rPr>
                <w:rFonts w:ascii="Arial" w:hAnsi="Arial" w:cs="Arial"/>
                <w:szCs w:val="21"/>
              </w:rPr>
              <w:t>鉴别</w:t>
            </w:r>
          </w:p>
        </w:tc>
        <w:tc>
          <w:tcPr>
            <w:tcW w:w="2835" w:type="dxa"/>
            <w:vAlign w:val="center"/>
          </w:tcPr>
          <w:p w14:paraId="632D38F1">
            <w:pPr>
              <w:spacing w:line="400" w:lineRule="exact"/>
              <w:jc w:val="center"/>
              <w:rPr>
                <w:rFonts w:ascii="Arial" w:hAnsi="Arial" w:cs="Arial"/>
                <w:szCs w:val="21"/>
              </w:rPr>
            </w:pPr>
            <w:r>
              <w:rPr>
                <w:rFonts w:ascii="Arial" w:hAnsi="Arial" w:cs="Arial"/>
                <w:szCs w:val="21"/>
              </w:rPr>
              <w:t>（1）在含量测定项下记录的色谱图中，供试品溶液主峰的保留时间与对照品溶液主峰的保留时间一致。</w:t>
            </w:r>
          </w:p>
          <w:p w14:paraId="58EE69EA">
            <w:pPr>
              <w:spacing w:line="400" w:lineRule="exact"/>
              <w:jc w:val="center"/>
              <w:rPr>
                <w:rFonts w:ascii="Arial" w:hAnsi="Arial" w:cs="Arial"/>
                <w:szCs w:val="21"/>
              </w:rPr>
            </w:pPr>
            <w:r>
              <w:rPr>
                <w:rFonts w:ascii="Arial" w:hAnsi="Arial" w:cs="Arial"/>
                <w:szCs w:val="21"/>
              </w:rPr>
              <w:t>（2）在苯酚检查项下记录的色谱图中，供试品溶液中的苯酚的保留时间应与对照品溶液中苯酚的保留时间一致。</w:t>
            </w:r>
          </w:p>
        </w:tc>
        <w:tc>
          <w:tcPr>
            <w:tcW w:w="1843" w:type="dxa"/>
            <w:vAlign w:val="center"/>
          </w:tcPr>
          <w:p w14:paraId="4D621338">
            <w:pPr>
              <w:spacing w:line="400" w:lineRule="exact"/>
              <w:jc w:val="center"/>
              <w:rPr>
                <w:rFonts w:ascii="Arial" w:hAnsi="Arial" w:cs="Arial"/>
                <w:szCs w:val="21"/>
              </w:rPr>
            </w:pPr>
            <w:r>
              <w:rPr>
                <w:rFonts w:ascii="Arial" w:hAnsi="Arial" w:cs="Arial"/>
                <w:szCs w:val="21"/>
              </w:rPr>
              <w:t>符合规定</w:t>
            </w:r>
          </w:p>
        </w:tc>
        <w:tc>
          <w:tcPr>
            <w:tcW w:w="1843" w:type="dxa"/>
            <w:vAlign w:val="center"/>
          </w:tcPr>
          <w:p w14:paraId="468823AF">
            <w:pPr>
              <w:spacing w:line="400" w:lineRule="exact"/>
              <w:jc w:val="center"/>
              <w:rPr>
                <w:rFonts w:ascii="Arial" w:hAnsi="Arial" w:cs="Arial"/>
                <w:szCs w:val="21"/>
              </w:rPr>
            </w:pPr>
            <w:r>
              <w:rPr>
                <w:rFonts w:ascii="Arial" w:hAnsi="Arial" w:cs="Arial"/>
                <w:szCs w:val="21"/>
              </w:rPr>
              <w:t>符合规定</w:t>
            </w:r>
          </w:p>
        </w:tc>
        <w:tc>
          <w:tcPr>
            <w:tcW w:w="1842" w:type="dxa"/>
            <w:gridSpan w:val="2"/>
            <w:vAlign w:val="center"/>
          </w:tcPr>
          <w:p w14:paraId="6FCDD054">
            <w:pPr>
              <w:spacing w:line="400" w:lineRule="exact"/>
              <w:jc w:val="center"/>
              <w:rPr>
                <w:rFonts w:ascii="Arial" w:hAnsi="Arial" w:cs="Arial"/>
                <w:szCs w:val="21"/>
              </w:rPr>
            </w:pPr>
            <w:r>
              <w:rPr>
                <w:rFonts w:ascii="Arial" w:hAnsi="Arial" w:cs="Arial"/>
                <w:szCs w:val="21"/>
              </w:rPr>
              <w:t>符合规定</w:t>
            </w:r>
          </w:p>
        </w:tc>
        <w:tc>
          <w:tcPr>
            <w:tcW w:w="1560" w:type="dxa"/>
            <w:vAlign w:val="center"/>
          </w:tcPr>
          <w:p w14:paraId="45BE2BF7">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2BA9698A">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099605C7">
            <w:pPr>
              <w:spacing w:line="400" w:lineRule="exact"/>
              <w:jc w:val="center"/>
              <w:rPr>
                <w:rFonts w:ascii="Arial" w:hAnsi="Arial" w:cs="Arial"/>
                <w:szCs w:val="21"/>
              </w:rPr>
            </w:pPr>
            <w:r>
              <w:rPr>
                <w:rFonts w:ascii="Arial" w:hAnsi="Arial" w:cs="Arial"/>
                <w:szCs w:val="21"/>
              </w:rPr>
              <w:t>符合规定</w:t>
            </w:r>
          </w:p>
        </w:tc>
      </w:tr>
      <w:tr w14:paraId="5787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FF01548">
            <w:pPr>
              <w:spacing w:line="400" w:lineRule="exact"/>
              <w:jc w:val="center"/>
              <w:rPr>
                <w:rFonts w:ascii="Arial" w:hAnsi="Arial" w:cs="Arial"/>
                <w:szCs w:val="21"/>
              </w:rPr>
            </w:pPr>
            <w:r>
              <w:rPr>
                <w:rFonts w:ascii="Arial" w:hAnsi="Arial" w:cs="Arial"/>
                <w:szCs w:val="21"/>
              </w:rPr>
              <w:t>pH</w:t>
            </w:r>
          </w:p>
        </w:tc>
        <w:tc>
          <w:tcPr>
            <w:tcW w:w="2835" w:type="dxa"/>
            <w:vAlign w:val="center"/>
          </w:tcPr>
          <w:p w14:paraId="586D26F3">
            <w:pPr>
              <w:spacing w:line="400" w:lineRule="exact"/>
              <w:jc w:val="center"/>
              <w:rPr>
                <w:rFonts w:ascii="Arial" w:hAnsi="Arial" w:cs="Arial"/>
                <w:szCs w:val="21"/>
              </w:rPr>
            </w:pPr>
            <w:r>
              <w:rPr>
                <w:rFonts w:ascii="Arial" w:hAnsi="Arial" w:cs="Arial"/>
                <w:szCs w:val="21"/>
              </w:rPr>
              <w:t>7.9～8.4</w:t>
            </w:r>
          </w:p>
        </w:tc>
        <w:tc>
          <w:tcPr>
            <w:tcW w:w="1843" w:type="dxa"/>
            <w:vAlign w:val="center"/>
          </w:tcPr>
          <w:p w14:paraId="6E7C102A">
            <w:pPr>
              <w:widowControl/>
              <w:spacing w:line="400" w:lineRule="exact"/>
              <w:jc w:val="center"/>
              <w:rPr>
                <w:rFonts w:ascii="Arial" w:hAnsi="Arial" w:cs="Arial"/>
                <w:szCs w:val="21"/>
              </w:rPr>
            </w:pPr>
            <w:r>
              <w:rPr>
                <w:rFonts w:ascii="Arial" w:hAnsi="Arial" w:cs="Arial"/>
                <w:szCs w:val="21"/>
              </w:rPr>
              <w:t>8.2</w:t>
            </w:r>
          </w:p>
        </w:tc>
        <w:tc>
          <w:tcPr>
            <w:tcW w:w="1843" w:type="dxa"/>
            <w:vAlign w:val="center"/>
          </w:tcPr>
          <w:p w14:paraId="28851DEF">
            <w:pPr>
              <w:jc w:val="center"/>
              <w:rPr>
                <w:rFonts w:ascii="Arial" w:hAnsi="Arial" w:cs="Arial"/>
                <w:szCs w:val="21"/>
              </w:rPr>
            </w:pPr>
            <w:r>
              <w:rPr>
                <w:rFonts w:ascii="Arial" w:hAnsi="Arial" w:cs="Arial"/>
                <w:szCs w:val="21"/>
              </w:rPr>
              <w:t>8.2</w:t>
            </w:r>
          </w:p>
        </w:tc>
        <w:tc>
          <w:tcPr>
            <w:tcW w:w="1842" w:type="dxa"/>
            <w:gridSpan w:val="2"/>
            <w:vAlign w:val="center"/>
          </w:tcPr>
          <w:p w14:paraId="15DA2B46">
            <w:pPr>
              <w:jc w:val="center"/>
              <w:rPr>
                <w:rFonts w:ascii="Arial" w:hAnsi="Arial" w:cs="Arial"/>
                <w:szCs w:val="21"/>
              </w:rPr>
            </w:pPr>
            <w:r>
              <w:rPr>
                <w:rFonts w:ascii="Arial" w:hAnsi="Arial" w:cs="Arial"/>
                <w:szCs w:val="21"/>
              </w:rPr>
              <w:t>8.2</w:t>
            </w:r>
          </w:p>
        </w:tc>
        <w:tc>
          <w:tcPr>
            <w:tcW w:w="1560" w:type="dxa"/>
            <w:vAlign w:val="center"/>
          </w:tcPr>
          <w:p w14:paraId="6DBAE0E9">
            <w:pPr>
              <w:jc w:val="center"/>
              <w:rPr>
                <w:rFonts w:ascii="Arial" w:hAnsi="Arial" w:cs="Arial"/>
                <w:szCs w:val="21"/>
              </w:rPr>
            </w:pPr>
            <w:r>
              <w:rPr>
                <w:rFonts w:ascii="Arial" w:hAnsi="Arial" w:cs="Arial"/>
                <w:szCs w:val="21"/>
              </w:rPr>
              <w:t>8.2</w:t>
            </w:r>
          </w:p>
        </w:tc>
        <w:tc>
          <w:tcPr>
            <w:tcW w:w="1701" w:type="dxa"/>
            <w:vAlign w:val="center"/>
          </w:tcPr>
          <w:p w14:paraId="35534B99">
            <w:pPr>
              <w:jc w:val="center"/>
              <w:rPr>
                <w:rFonts w:ascii="Arial" w:hAnsi="Arial" w:cs="Arial"/>
                <w:szCs w:val="21"/>
              </w:rPr>
            </w:pPr>
            <w:r>
              <w:rPr>
                <w:rFonts w:ascii="Arial" w:hAnsi="Arial" w:cs="Arial"/>
                <w:szCs w:val="21"/>
              </w:rPr>
              <w:t>8.2</w:t>
            </w:r>
          </w:p>
        </w:tc>
        <w:tc>
          <w:tcPr>
            <w:tcW w:w="1701" w:type="dxa"/>
            <w:vAlign w:val="center"/>
          </w:tcPr>
          <w:p w14:paraId="4B546691">
            <w:pPr>
              <w:jc w:val="center"/>
              <w:rPr>
                <w:rFonts w:ascii="Arial" w:hAnsi="Arial" w:cs="Arial"/>
                <w:szCs w:val="21"/>
              </w:rPr>
            </w:pPr>
            <w:r>
              <w:rPr>
                <w:rFonts w:ascii="Arial" w:hAnsi="Arial" w:cs="Arial"/>
                <w:szCs w:val="21"/>
              </w:rPr>
              <w:t>8.2</w:t>
            </w:r>
          </w:p>
        </w:tc>
      </w:tr>
      <w:tr w14:paraId="5643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6268908">
            <w:pPr>
              <w:spacing w:line="400" w:lineRule="exact"/>
              <w:jc w:val="center"/>
              <w:rPr>
                <w:rFonts w:ascii="Arial" w:hAnsi="Arial" w:cs="Arial"/>
                <w:szCs w:val="21"/>
              </w:rPr>
            </w:pPr>
            <w:r>
              <w:rPr>
                <w:rFonts w:ascii="Arial" w:hAnsi="Arial" w:cs="Arial"/>
                <w:szCs w:val="21"/>
              </w:rPr>
              <w:t>装量</w:t>
            </w:r>
          </w:p>
        </w:tc>
        <w:tc>
          <w:tcPr>
            <w:tcW w:w="2835" w:type="dxa"/>
            <w:vAlign w:val="center"/>
          </w:tcPr>
          <w:p w14:paraId="5F63C5C1">
            <w:pPr>
              <w:spacing w:line="400" w:lineRule="exact"/>
              <w:jc w:val="center"/>
              <w:rPr>
                <w:rFonts w:ascii="Arial" w:hAnsi="Arial" w:cs="Arial"/>
                <w:szCs w:val="21"/>
              </w:rPr>
            </w:pPr>
            <w:r>
              <w:rPr>
                <w:rFonts w:ascii="Arial" w:hAnsi="Arial" w:cs="Arial"/>
                <w:szCs w:val="21"/>
              </w:rPr>
              <w:t>不低于标示量</w:t>
            </w:r>
          </w:p>
        </w:tc>
        <w:tc>
          <w:tcPr>
            <w:tcW w:w="1843" w:type="dxa"/>
            <w:vAlign w:val="center"/>
          </w:tcPr>
          <w:p w14:paraId="11A672C1">
            <w:pPr>
              <w:spacing w:line="400" w:lineRule="exact"/>
              <w:jc w:val="center"/>
              <w:rPr>
                <w:rFonts w:ascii="Arial" w:hAnsi="Arial" w:cs="Arial"/>
                <w:szCs w:val="21"/>
              </w:rPr>
            </w:pPr>
            <w:r>
              <w:rPr>
                <w:rFonts w:ascii="Arial" w:hAnsi="Arial" w:cs="Arial"/>
                <w:szCs w:val="21"/>
              </w:rPr>
              <w:t>符合规定</w:t>
            </w:r>
          </w:p>
        </w:tc>
        <w:tc>
          <w:tcPr>
            <w:tcW w:w="1843" w:type="dxa"/>
            <w:vAlign w:val="center"/>
          </w:tcPr>
          <w:p w14:paraId="398D1055">
            <w:pPr>
              <w:spacing w:line="400" w:lineRule="exact"/>
              <w:jc w:val="center"/>
              <w:rPr>
                <w:rFonts w:ascii="Arial" w:hAnsi="Arial" w:cs="Arial"/>
                <w:szCs w:val="21"/>
              </w:rPr>
            </w:pPr>
            <w:r>
              <w:rPr>
                <w:rFonts w:ascii="Arial" w:hAnsi="Arial" w:cs="Arial"/>
                <w:szCs w:val="21"/>
              </w:rPr>
              <w:t>符合规定</w:t>
            </w:r>
          </w:p>
        </w:tc>
        <w:tc>
          <w:tcPr>
            <w:tcW w:w="1842" w:type="dxa"/>
            <w:gridSpan w:val="2"/>
            <w:vAlign w:val="center"/>
          </w:tcPr>
          <w:p w14:paraId="73B86BE3">
            <w:pPr>
              <w:spacing w:line="400" w:lineRule="exact"/>
              <w:jc w:val="center"/>
              <w:rPr>
                <w:rFonts w:ascii="Arial" w:hAnsi="Arial" w:cs="Arial"/>
                <w:szCs w:val="21"/>
              </w:rPr>
            </w:pPr>
            <w:r>
              <w:rPr>
                <w:rFonts w:ascii="Arial" w:hAnsi="Arial" w:cs="Arial"/>
                <w:szCs w:val="21"/>
              </w:rPr>
              <w:t>符合规定</w:t>
            </w:r>
          </w:p>
        </w:tc>
        <w:tc>
          <w:tcPr>
            <w:tcW w:w="1560" w:type="dxa"/>
            <w:vAlign w:val="center"/>
          </w:tcPr>
          <w:p w14:paraId="050FC999">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49B595DF">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296DDA47">
            <w:pPr>
              <w:spacing w:line="400" w:lineRule="exact"/>
              <w:jc w:val="center"/>
              <w:rPr>
                <w:rFonts w:ascii="Arial" w:hAnsi="Arial" w:cs="Arial"/>
                <w:szCs w:val="21"/>
              </w:rPr>
            </w:pPr>
            <w:r>
              <w:rPr>
                <w:rFonts w:ascii="Arial" w:hAnsi="Arial" w:cs="Arial"/>
                <w:szCs w:val="21"/>
              </w:rPr>
              <w:t>符合规定</w:t>
            </w:r>
          </w:p>
        </w:tc>
      </w:tr>
      <w:tr w14:paraId="53C6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75D4A944">
            <w:pPr>
              <w:spacing w:line="400" w:lineRule="exact"/>
              <w:jc w:val="center"/>
              <w:rPr>
                <w:rFonts w:ascii="Arial" w:hAnsi="Arial" w:cs="Arial"/>
                <w:szCs w:val="21"/>
              </w:rPr>
            </w:pPr>
            <w:r>
              <w:rPr>
                <w:rFonts w:ascii="Arial" w:hAnsi="Arial" w:cs="Arial"/>
                <w:szCs w:val="21"/>
              </w:rPr>
              <w:t>剂量准确度</w:t>
            </w:r>
          </w:p>
        </w:tc>
        <w:tc>
          <w:tcPr>
            <w:tcW w:w="2835" w:type="dxa"/>
            <w:vAlign w:val="center"/>
          </w:tcPr>
          <w:p w14:paraId="7A6E8618">
            <w:pPr>
              <w:spacing w:line="400" w:lineRule="exact"/>
              <w:jc w:val="center"/>
              <w:rPr>
                <w:rFonts w:ascii="Arial" w:hAnsi="Arial" w:cs="Arial"/>
                <w:szCs w:val="21"/>
              </w:rPr>
            </w:pPr>
            <w:r>
              <w:rPr>
                <w:rFonts w:ascii="Arial" w:hAnsi="Arial" w:cs="Arial"/>
                <w:szCs w:val="21"/>
              </w:rPr>
              <w:t>每次称定重量应为285～315mg</w:t>
            </w:r>
          </w:p>
        </w:tc>
        <w:tc>
          <w:tcPr>
            <w:tcW w:w="1843" w:type="dxa"/>
            <w:vAlign w:val="center"/>
          </w:tcPr>
          <w:p w14:paraId="7D1B323D">
            <w:pPr>
              <w:spacing w:line="400" w:lineRule="exact"/>
              <w:jc w:val="center"/>
              <w:rPr>
                <w:rFonts w:ascii="Arial" w:hAnsi="Arial" w:cs="Arial"/>
                <w:szCs w:val="21"/>
              </w:rPr>
            </w:pPr>
            <w:r>
              <w:rPr>
                <w:rFonts w:ascii="Arial" w:hAnsi="Arial" w:cs="Arial"/>
                <w:szCs w:val="21"/>
              </w:rPr>
              <w:t>符合规定</w:t>
            </w:r>
          </w:p>
        </w:tc>
        <w:tc>
          <w:tcPr>
            <w:tcW w:w="1843" w:type="dxa"/>
            <w:vAlign w:val="center"/>
          </w:tcPr>
          <w:p w14:paraId="1763412E">
            <w:pPr>
              <w:spacing w:line="400" w:lineRule="exact"/>
              <w:jc w:val="center"/>
              <w:rPr>
                <w:rFonts w:ascii="Arial" w:hAnsi="Arial" w:cs="Arial"/>
                <w:szCs w:val="21"/>
              </w:rPr>
            </w:pPr>
            <w:r>
              <w:rPr>
                <w:rFonts w:ascii="Arial" w:hAnsi="Arial" w:cs="Arial"/>
                <w:szCs w:val="21"/>
              </w:rPr>
              <w:t>符合规定</w:t>
            </w:r>
          </w:p>
        </w:tc>
        <w:tc>
          <w:tcPr>
            <w:tcW w:w="1842" w:type="dxa"/>
            <w:gridSpan w:val="2"/>
            <w:vAlign w:val="center"/>
          </w:tcPr>
          <w:p w14:paraId="55C82E4B">
            <w:pPr>
              <w:spacing w:line="400" w:lineRule="exact"/>
              <w:jc w:val="center"/>
              <w:rPr>
                <w:rFonts w:ascii="Arial" w:hAnsi="Arial" w:cs="Arial"/>
                <w:szCs w:val="21"/>
              </w:rPr>
            </w:pPr>
            <w:r>
              <w:rPr>
                <w:rFonts w:ascii="Arial" w:hAnsi="Arial" w:cs="Arial"/>
                <w:szCs w:val="21"/>
              </w:rPr>
              <w:t>符合规定</w:t>
            </w:r>
          </w:p>
        </w:tc>
        <w:tc>
          <w:tcPr>
            <w:tcW w:w="1560" w:type="dxa"/>
            <w:vAlign w:val="center"/>
          </w:tcPr>
          <w:p w14:paraId="7BA4D001">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7CCCB19E">
            <w:pPr>
              <w:spacing w:line="400" w:lineRule="exact"/>
              <w:jc w:val="center"/>
              <w:rPr>
                <w:rFonts w:ascii="Arial" w:hAnsi="Arial" w:cs="Arial"/>
                <w:szCs w:val="21"/>
              </w:rPr>
            </w:pPr>
            <w:r>
              <w:rPr>
                <w:rFonts w:ascii="Arial" w:hAnsi="Arial" w:cs="Arial"/>
                <w:szCs w:val="21"/>
              </w:rPr>
              <w:t>符合规定</w:t>
            </w:r>
          </w:p>
        </w:tc>
        <w:tc>
          <w:tcPr>
            <w:tcW w:w="1701" w:type="dxa"/>
            <w:vAlign w:val="center"/>
          </w:tcPr>
          <w:p w14:paraId="3611AFAA">
            <w:pPr>
              <w:spacing w:line="400" w:lineRule="exact"/>
              <w:jc w:val="center"/>
              <w:rPr>
                <w:rFonts w:ascii="Arial" w:hAnsi="Arial" w:cs="Arial"/>
                <w:szCs w:val="21"/>
              </w:rPr>
            </w:pPr>
            <w:r>
              <w:rPr>
                <w:rFonts w:ascii="Arial" w:hAnsi="Arial" w:cs="Arial"/>
                <w:szCs w:val="21"/>
              </w:rPr>
              <w:t>符合规定</w:t>
            </w:r>
          </w:p>
        </w:tc>
      </w:tr>
      <w:tr w14:paraId="5D366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restart"/>
            <w:vAlign w:val="center"/>
          </w:tcPr>
          <w:p w14:paraId="126384E3">
            <w:pPr>
              <w:spacing w:line="400" w:lineRule="exact"/>
              <w:jc w:val="center"/>
              <w:rPr>
                <w:rFonts w:ascii="Arial" w:hAnsi="Arial" w:cs="Arial"/>
                <w:szCs w:val="21"/>
              </w:rPr>
            </w:pPr>
            <w:r>
              <w:rPr>
                <w:rFonts w:ascii="Arial" w:hAnsi="Arial" w:cs="Arial"/>
                <w:szCs w:val="21"/>
              </w:rPr>
              <w:t>有关物质</w:t>
            </w:r>
          </w:p>
        </w:tc>
        <w:tc>
          <w:tcPr>
            <w:tcW w:w="2835" w:type="dxa"/>
            <w:vAlign w:val="center"/>
          </w:tcPr>
          <w:p w14:paraId="0EEDB0D0">
            <w:pPr>
              <w:spacing w:line="400" w:lineRule="exact"/>
              <w:jc w:val="center"/>
              <w:rPr>
                <w:rFonts w:ascii="Arial" w:hAnsi="Arial" w:cs="Arial"/>
                <w:szCs w:val="21"/>
              </w:rPr>
            </w:pPr>
            <w:r>
              <w:rPr>
                <w:rFonts w:ascii="Arial" w:hAnsi="Arial" w:cs="Arial"/>
                <w:szCs w:val="21"/>
              </w:rPr>
              <w:t>亲水杂质≤3.8%</w:t>
            </w:r>
          </w:p>
        </w:tc>
        <w:tc>
          <w:tcPr>
            <w:tcW w:w="1843" w:type="dxa"/>
            <w:vAlign w:val="center"/>
          </w:tcPr>
          <w:p w14:paraId="4FA4E5D1">
            <w:pPr>
              <w:widowControl/>
              <w:jc w:val="center"/>
              <w:rPr>
                <w:rFonts w:ascii="Arial" w:hAnsi="Arial" w:cs="Arial"/>
                <w:color w:val="000000"/>
                <w:szCs w:val="21"/>
              </w:rPr>
            </w:pPr>
          </w:p>
        </w:tc>
        <w:tc>
          <w:tcPr>
            <w:tcW w:w="1843" w:type="dxa"/>
            <w:vAlign w:val="center"/>
          </w:tcPr>
          <w:p w14:paraId="04115CFE">
            <w:pPr>
              <w:jc w:val="center"/>
              <w:rPr>
                <w:rFonts w:ascii="Arial" w:hAnsi="Arial" w:cs="Arial"/>
                <w:color w:val="000000"/>
                <w:szCs w:val="21"/>
              </w:rPr>
            </w:pPr>
          </w:p>
        </w:tc>
        <w:tc>
          <w:tcPr>
            <w:tcW w:w="1842" w:type="dxa"/>
            <w:gridSpan w:val="2"/>
            <w:vAlign w:val="center"/>
          </w:tcPr>
          <w:p w14:paraId="29293C7D">
            <w:pPr>
              <w:jc w:val="center"/>
              <w:rPr>
                <w:rFonts w:ascii="Arial" w:hAnsi="Arial" w:cs="Arial"/>
                <w:color w:val="000000"/>
                <w:szCs w:val="21"/>
              </w:rPr>
            </w:pPr>
          </w:p>
        </w:tc>
        <w:tc>
          <w:tcPr>
            <w:tcW w:w="1560" w:type="dxa"/>
            <w:vAlign w:val="center"/>
          </w:tcPr>
          <w:p w14:paraId="2E025470">
            <w:pPr>
              <w:jc w:val="center"/>
              <w:rPr>
                <w:rFonts w:ascii="Arial" w:hAnsi="Arial" w:cs="Arial"/>
                <w:color w:val="000000"/>
                <w:szCs w:val="21"/>
              </w:rPr>
            </w:pPr>
          </w:p>
        </w:tc>
        <w:tc>
          <w:tcPr>
            <w:tcW w:w="1701" w:type="dxa"/>
            <w:vAlign w:val="center"/>
          </w:tcPr>
          <w:p w14:paraId="2A6E1C0A">
            <w:pPr>
              <w:jc w:val="center"/>
              <w:rPr>
                <w:rFonts w:ascii="Arial" w:hAnsi="Arial" w:cs="Arial"/>
                <w:color w:val="000000"/>
                <w:szCs w:val="21"/>
              </w:rPr>
            </w:pPr>
          </w:p>
        </w:tc>
        <w:tc>
          <w:tcPr>
            <w:tcW w:w="1701" w:type="dxa"/>
            <w:vAlign w:val="center"/>
          </w:tcPr>
          <w:p w14:paraId="382FF305">
            <w:pPr>
              <w:jc w:val="center"/>
              <w:rPr>
                <w:rFonts w:ascii="Arial" w:hAnsi="Arial" w:cs="Arial"/>
                <w:color w:val="000000"/>
                <w:szCs w:val="21"/>
              </w:rPr>
            </w:pPr>
          </w:p>
        </w:tc>
      </w:tr>
      <w:tr w14:paraId="5341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continue"/>
            <w:vAlign w:val="center"/>
          </w:tcPr>
          <w:p w14:paraId="0BF98F2E">
            <w:pPr>
              <w:spacing w:line="400" w:lineRule="exact"/>
              <w:jc w:val="center"/>
              <w:rPr>
                <w:rFonts w:ascii="Arial" w:hAnsi="Arial" w:cs="Arial"/>
                <w:szCs w:val="21"/>
              </w:rPr>
            </w:pPr>
          </w:p>
        </w:tc>
        <w:tc>
          <w:tcPr>
            <w:tcW w:w="2835" w:type="dxa"/>
            <w:vAlign w:val="center"/>
          </w:tcPr>
          <w:p w14:paraId="7FF697D9">
            <w:pPr>
              <w:spacing w:line="400" w:lineRule="exact"/>
              <w:jc w:val="center"/>
              <w:rPr>
                <w:rFonts w:ascii="Arial" w:hAnsi="Arial" w:cs="Arial"/>
                <w:szCs w:val="21"/>
              </w:rPr>
            </w:pPr>
            <w:r>
              <w:rPr>
                <w:rFonts w:ascii="Arial" w:hAnsi="Arial" w:cs="Arial"/>
                <w:szCs w:val="21"/>
              </w:rPr>
              <w:t>有关物质A≤3.2%</w:t>
            </w:r>
          </w:p>
        </w:tc>
        <w:tc>
          <w:tcPr>
            <w:tcW w:w="1843" w:type="dxa"/>
            <w:vAlign w:val="center"/>
          </w:tcPr>
          <w:p w14:paraId="322C4C41">
            <w:pPr>
              <w:jc w:val="center"/>
              <w:rPr>
                <w:rFonts w:ascii="Arial" w:hAnsi="Arial" w:cs="Arial"/>
                <w:color w:val="000000"/>
                <w:szCs w:val="21"/>
              </w:rPr>
            </w:pPr>
          </w:p>
        </w:tc>
        <w:tc>
          <w:tcPr>
            <w:tcW w:w="1843" w:type="dxa"/>
            <w:vAlign w:val="center"/>
          </w:tcPr>
          <w:p w14:paraId="68762D28">
            <w:pPr>
              <w:jc w:val="center"/>
              <w:rPr>
                <w:rFonts w:ascii="Arial" w:hAnsi="Arial" w:cs="Arial"/>
                <w:color w:val="000000"/>
                <w:szCs w:val="21"/>
              </w:rPr>
            </w:pPr>
          </w:p>
        </w:tc>
        <w:tc>
          <w:tcPr>
            <w:tcW w:w="1842" w:type="dxa"/>
            <w:gridSpan w:val="2"/>
            <w:vAlign w:val="center"/>
          </w:tcPr>
          <w:p w14:paraId="18AF45AE">
            <w:pPr>
              <w:jc w:val="center"/>
              <w:rPr>
                <w:rFonts w:ascii="Arial" w:hAnsi="Arial" w:cs="Arial"/>
                <w:color w:val="000000"/>
                <w:szCs w:val="21"/>
              </w:rPr>
            </w:pPr>
          </w:p>
        </w:tc>
        <w:tc>
          <w:tcPr>
            <w:tcW w:w="1560" w:type="dxa"/>
            <w:vAlign w:val="center"/>
          </w:tcPr>
          <w:p w14:paraId="1710D824">
            <w:pPr>
              <w:jc w:val="center"/>
              <w:rPr>
                <w:rFonts w:ascii="Arial" w:hAnsi="Arial" w:cs="Arial"/>
                <w:color w:val="000000"/>
                <w:szCs w:val="21"/>
              </w:rPr>
            </w:pPr>
          </w:p>
        </w:tc>
        <w:tc>
          <w:tcPr>
            <w:tcW w:w="1701" w:type="dxa"/>
            <w:vAlign w:val="center"/>
          </w:tcPr>
          <w:p w14:paraId="7C408BD4">
            <w:pPr>
              <w:jc w:val="center"/>
              <w:rPr>
                <w:rFonts w:ascii="Arial" w:hAnsi="Arial" w:cs="Arial"/>
                <w:color w:val="000000"/>
                <w:szCs w:val="21"/>
              </w:rPr>
            </w:pPr>
          </w:p>
        </w:tc>
        <w:tc>
          <w:tcPr>
            <w:tcW w:w="1701" w:type="dxa"/>
            <w:vAlign w:val="center"/>
          </w:tcPr>
          <w:p w14:paraId="4124C962">
            <w:pPr>
              <w:jc w:val="center"/>
              <w:rPr>
                <w:rFonts w:ascii="Arial" w:hAnsi="Arial" w:cs="Arial"/>
                <w:color w:val="000000"/>
                <w:szCs w:val="21"/>
              </w:rPr>
            </w:pPr>
          </w:p>
        </w:tc>
      </w:tr>
      <w:tr w14:paraId="4E20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continue"/>
            <w:vAlign w:val="center"/>
          </w:tcPr>
          <w:p w14:paraId="0BDCD355">
            <w:pPr>
              <w:spacing w:line="400" w:lineRule="exact"/>
              <w:jc w:val="center"/>
              <w:rPr>
                <w:rFonts w:ascii="Arial" w:hAnsi="Arial" w:cs="Arial"/>
                <w:szCs w:val="21"/>
              </w:rPr>
            </w:pPr>
          </w:p>
        </w:tc>
        <w:tc>
          <w:tcPr>
            <w:tcW w:w="2835" w:type="dxa"/>
            <w:vAlign w:val="center"/>
          </w:tcPr>
          <w:p w14:paraId="31A42179">
            <w:pPr>
              <w:spacing w:line="400" w:lineRule="exact"/>
              <w:jc w:val="center"/>
              <w:rPr>
                <w:rFonts w:ascii="Arial" w:hAnsi="Arial" w:cs="Arial"/>
                <w:szCs w:val="21"/>
              </w:rPr>
            </w:pPr>
            <w:r>
              <w:rPr>
                <w:rFonts w:ascii="Arial" w:hAnsi="Arial" w:cs="Arial"/>
                <w:szCs w:val="21"/>
              </w:rPr>
              <w:t>有关物质B≤3.3%</w:t>
            </w:r>
          </w:p>
        </w:tc>
        <w:tc>
          <w:tcPr>
            <w:tcW w:w="1843" w:type="dxa"/>
            <w:vAlign w:val="center"/>
          </w:tcPr>
          <w:p w14:paraId="00A4DE47">
            <w:pPr>
              <w:jc w:val="center"/>
              <w:rPr>
                <w:rFonts w:ascii="Arial" w:hAnsi="Arial" w:cs="Arial"/>
                <w:color w:val="000000"/>
                <w:szCs w:val="21"/>
              </w:rPr>
            </w:pPr>
          </w:p>
        </w:tc>
        <w:tc>
          <w:tcPr>
            <w:tcW w:w="1843" w:type="dxa"/>
            <w:vAlign w:val="center"/>
          </w:tcPr>
          <w:p w14:paraId="4FEFE990">
            <w:pPr>
              <w:jc w:val="center"/>
              <w:rPr>
                <w:rFonts w:ascii="Arial" w:hAnsi="Arial" w:cs="Arial"/>
                <w:color w:val="000000"/>
                <w:szCs w:val="21"/>
              </w:rPr>
            </w:pPr>
          </w:p>
        </w:tc>
        <w:tc>
          <w:tcPr>
            <w:tcW w:w="1842" w:type="dxa"/>
            <w:gridSpan w:val="2"/>
            <w:vAlign w:val="center"/>
          </w:tcPr>
          <w:p w14:paraId="41E013C1">
            <w:pPr>
              <w:jc w:val="center"/>
              <w:rPr>
                <w:rFonts w:ascii="Arial" w:hAnsi="Arial" w:cs="Arial"/>
                <w:color w:val="000000"/>
                <w:szCs w:val="21"/>
              </w:rPr>
            </w:pPr>
          </w:p>
        </w:tc>
        <w:tc>
          <w:tcPr>
            <w:tcW w:w="1560" w:type="dxa"/>
            <w:vAlign w:val="center"/>
          </w:tcPr>
          <w:p w14:paraId="4C629B45">
            <w:pPr>
              <w:jc w:val="center"/>
              <w:rPr>
                <w:rFonts w:ascii="Arial" w:hAnsi="Arial" w:cs="Arial"/>
                <w:color w:val="000000"/>
                <w:szCs w:val="21"/>
              </w:rPr>
            </w:pPr>
          </w:p>
        </w:tc>
        <w:tc>
          <w:tcPr>
            <w:tcW w:w="1701" w:type="dxa"/>
            <w:vAlign w:val="center"/>
          </w:tcPr>
          <w:p w14:paraId="7DEB7CD4">
            <w:pPr>
              <w:jc w:val="center"/>
              <w:rPr>
                <w:rFonts w:ascii="Arial" w:hAnsi="Arial" w:cs="Arial"/>
                <w:color w:val="000000"/>
                <w:szCs w:val="21"/>
              </w:rPr>
            </w:pPr>
          </w:p>
        </w:tc>
        <w:tc>
          <w:tcPr>
            <w:tcW w:w="1701" w:type="dxa"/>
            <w:vAlign w:val="center"/>
          </w:tcPr>
          <w:p w14:paraId="4C7F7BF8">
            <w:pPr>
              <w:jc w:val="center"/>
              <w:rPr>
                <w:rFonts w:ascii="Arial" w:hAnsi="Arial" w:cs="Arial"/>
                <w:color w:val="000000"/>
                <w:szCs w:val="21"/>
              </w:rPr>
            </w:pPr>
          </w:p>
        </w:tc>
      </w:tr>
      <w:tr w14:paraId="1FE1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continue"/>
            <w:vAlign w:val="center"/>
          </w:tcPr>
          <w:p w14:paraId="5DFB4C96">
            <w:pPr>
              <w:spacing w:line="400" w:lineRule="exact"/>
              <w:jc w:val="center"/>
              <w:rPr>
                <w:rFonts w:ascii="Arial" w:hAnsi="Arial" w:cs="Arial"/>
                <w:szCs w:val="21"/>
              </w:rPr>
            </w:pPr>
          </w:p>
        </w:tc>
        <w:tc>
          <w:tcPr>
            <w:tcW w:w="2835" w:type="dxa"/>
            <w:vAlign w:val="center"/>
          </w:tcPr>
          <w:p w14:paraId="0CB602B1">
            <w:pPr>
              <w:spacing w:line="400" w:lineRule="exact"/>
              <w:jc w:val="center"/>
              <w:rPr>
                <w:rFonts w:ascii="Arial" w:hAnsi="Arial" w:cs="Arial"/>
                <w:szCs w:val="21"/>
              </w:rPr>
            </w:pPr>
            <w:r>
              <w:rPr>
                <w:rFonts w:ascii="Arial" w:hAnsi="Arial" w:cs="Arial"/>
                <w:szCs w:val="21"/>
              </w:rPr>
              <w:t>有关物质C≤1.4%</w:t>
            </w:r>
          </w:p>
        </w:tc>
        <w:tc>
          <w:tcPr>
            <w:tcW w:w="1843" w:type="dxa"/>
            <w:vAlign w:val="center"/>
          </w:tcPr>
          <w:p w14:paraId="3D91FEDE">
            <w:pPr>
              <w:jc w:val="center"/>
              <w:rPr>
                <w:rFonts w:ascii="Arial" w:hAnsi="Arial" w:cs="Arial"/>
                <w:color w:val="000000"/>
                <w:szCs w:val="21"/>
              </w:rPr>
            </w:pPr>
          </w:p>
        </w:tc>
        <w:tc>
          <w:tcPr>
            <w:tcW w:w="1843" w:type="dxa"/>
            <w:vAlign w:val="center"/>
          </w:tcPr>
          <w:p w14:paraId="24EB57D4">
            <w:pPr>
              <w:jc w:val="center"/>
              <w:rPr>
                <w:rFonts w:ascii="Arial" w:hAnsi="Arial" w:cs="Arial"/>
                <w:color w:val="000000"/>
                <w:szCs w:val="21"/>
              </w:rPr>
            </w:pPr>
          </w:p>
        </w:tc>
        <w:tc>
          <w:tcPr>
            <w:tcW w:w="1842" w:type="dxa"/>
            <w:gridSpan w:val="2"/>
            <w:vAlign w:val="center"/>
          </w:tcPr>
          <w:p w14:paraId="739516EF">
            <w:pPr>
              <w:jc w:val="center"/>
              <w:rPr>
                <w:rFonts w:ascii="Arial" w:hAnsi="Arial" w:cs="Arial"/>
                <w:color w:val="000000"/>
                <w:szCs w:val="21"/>
              </w:rPr>
            </w:pPr>
          </w:p>
        </w:tc>
        <w:tc>
          <w:tcPr>
            <w:tcW w:w="1560" w:type="dxa"/>
            <w:vAlign w:val="center"/>
          </w:tcPr>
          <w:p w14:paraId="399DD47F">
            <w:pPr>
              <w:jc w:val="center"/>
              <w:rPr>
                <w:rFonts w:ascii="Arial" w:hAnsi="Arial" w:cs="Arial"/>
                <w:color w:val="000000"/>
                <w:szCs w:val="21"/>
              </w:rPr>
            </w:pPr>
          </w:p>
        </w:tc>
        <w:tc>
          <w:tcPr>
            <w:tcW w:w="1701" w:type="dxa"/>
            <w:vAlign w:val="center"/>
          </w:tcPr>
          <w:p w14:paraId="76EDE7C5">
            <w:pPr>
              <w:jc w:val="center"/>
              <w:rPr>
                <w:rFonts w:ascii="Arial" w:hAnsi="Arial" w:cs="Arial"/>
                <w:color w:val="000000"/>
                <w:szCs w:val="21"/>
              </w:rPr>
            </w:pPr>
          </w:p>
        </w:tc>
        <w:tc>
          <w:tcPr>
            <w:tcW w:w="1701" w:type="dxa"/>
            <w:vAlign w:val="center"/>
          </w:tcPr>
          <w:p w14:paraId="5B471169">
            <w:pPr>
              <w:jc w:val="center"/>
              <w:rPr>
                <w:rFonts w:ascii="Arial" w:hAnsi="Arial" w:cs="Arial"/>
                <w:color w:val="000000"/>
                <w:szCs w:val="21"/>
              </w:rPr>
            </w:pPr>
          </w:p>
        </w:tc>
      </w:tr>
      <w:tr w14:paraId="7ACC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continue"/>
            <w:vAlign w:val="center"/>
          </w:tcPr>
          <w:p w14:paraId="27879DB1">
            <w:pPr>
              <w:spacing w:line="400" w:lineRule="exact"/>
              <w:jc w:val="center"/>
              <w:rPr>
                <w:rFonts w:ascii="Arial" w:hAnsi="Arial" w:cs="Arial"/>
                <w:szCs w:val="21"/>
              </w:rPr>
            </w:pPr>
          </w:p>
        </w:tc>
        <w:tc>
          <w:tcPr>
            <w:tcW w:w="2835" w:type="dxa"/>
            <w:vAlign w:val="center"/>
          </w:tcPr>
          <w:p w14:paraId="18B94E18">
            <w:pPr>
              <w:spacing w:line="400" w:lineRule="exact"/>
              <w:jc w:val="center"/>
              <w:rPr>
                <w:rFonts w:ascii="Arial" w:hAnsi="Arial" w:cs="Arial"/>
                <w:szCs w:val="21"/>
              </w:rPr>
            </w:pPr>
            <w:r>
              <w:rPr>
                <w:rFonts w:ascii="Arial" w:hAnsi="Arial" w:cs="Arial"/>
                <w:szCs w:val="21"/>
              </w:rPr>
              <w:t>其他疏水性有关杂质≤2.0%</w:t>
            </w:r>
          </w:p>
        </w:tc>
        <w:tc>
          <w:tcPr>
            <w:tcW w:w="1843" w:type="dxa"/>
            <w:vAlign w:val="center"/>
          </w:tcPr>
          <w:p w14:paraId="17F5AA70">
            <w:pPr>
              <w:jc w:val="center"/>
              <w:rPr>
                <w:rFonts w:ascii="Arial" w:hAnsi="Arial" w:cs="Arial"/>
                <w:color w:val="000000"/>
                <w:szCs w:val="21"/>
              </w:rPr>
            </w:pPr>
          </w:p>
        </w:tc>
        <w:tc>
          <w:tcPr>
            <w:tcW w:w="1843" w:type="dxa"/>
            <w:vAlign w:val="center"/>
          </w:tcPr>
          <w:p w14:paraId="46985B9C">
            <w:pPr>
              <w:jc w:val="center"/>
              <w:rPr>
                <w:rFonts w:ascii="Arial" w:hAnsi="Arial" w:cs="Arial"/>
                <w:color w:val="000000"/>
                <w:szCs w:val="21"/>
              </w:rPr>
            </w:pPr>
          </w:p>
        </w:tc>
        <w:tc>
          <w:tcPr>
            <w:tcW w:w="1842" w:type="dxa"/>
            <w:gridSpan w:val="2"/>
            <w:vAlign w:val="center"/>
          </w:tcPr>
          <w:p w14:paraId="5DFF501A">
            <w:pPr>
              <w:jc w:val="center"/>
              <w:rPr>
                <w:rFonts w:ascii="Arial" w:hAnsi="Arial" w:cs="Arial"/>
                <w:color w:val="000000"/>
                <w:szCs w:val="21"/>
              </w:rPr>
            </w:pPr>
          </w:p>
        </w:tc>
        <w:tc>
          <w:tcPr>
            <w:tcW w:w="1560" w:type="dxa"/>
            <w:vAlign w:val="center"/>
          </w:tcPr>
          <w:p w14:paraId="26B0ECE2">
            <w:pPr>
              <w:jc w:val="center"/>
              <w:rPr>
                <w:rFonts w:ascii="Arial" w:hAnsi="Arial" w:cs="Arial"/>
                <w:color w:val="000000"/>
                <w:szCs w:val="21"/>
              </w:rPr>
            </w:pPr>
          </w:p>
        </w:tc>
        <w:tc>
          <w:tcPr>
            <w:tcW w:w="1701" w:type="dxa"/>
            <w:vAlign w:val="center"/>
          </w:tcPr>
          <w:p w14:paraId="6C7C621B">
            <w:pPr>
              <w:jc w:val="center"/>
              <w:rPr>
                <w:rFonts w:ascii="Arial" w:hAnsi="Arial" w:cs="Arial"/>
                <w:color w:val="000000"/>
                <w:szCs w:val="21"/>
              </w:rPr>
            </w:pPr>
          </w:p>
        </w:tc>
        <w:tc>
          <w:tcPr>
            <w:tcW w:w="1701" w:type="dxa"/>
            <w:vAlign w:val="center"/>
          </w:tcPr>
          <w:p w14:paraId="04738A91">
            <w:pPr>
              <w:jc w:val="center"/>
              <w:rPr>
                <w:rFonts w:ascii="Arial" w:hAnsi="Arial" w:cs="Arial"/>
                <w:color w:val="000000"/>
                <w:szCs w:val="21"/>
              </w:rPr>
            </w:pPr>
          </w:p>
        </w:tc>
      </w:tr>
      <w:tr w14:paraId="56D3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continue"/>
            <w:vAlign w:val="center"/>
          </w:tcPr>
          <w:p w14:paraId="157D101F">
            <w:pPr>
              <w:spacing w:line="400" w:lineRule="exact"/>
              <w:jc w:val="center"/>
              <w:rPr>
                <w:rFonts w:ascii="Arial" w:hAnsi="Arial" w:cs="Arial"/>
                <w:szCs w:val="21"/>
              </w:rPr>
            </w:pPr>
          </w:p>
        </w:tc>
        <w:tc>
          <w:tcPr>
            <w:tcW w:w="2835" w:type="dxa"/>
            <w:vAlign w:val="center"/>
          </w:tcPr>
          <w:p w14:paraId="79E0371F">
            <w:pPr>
              <w:spacing w:line="400" w:lineRule="exact"/>
              <w:jc w:val="center"/>
              <w:rPr>
                <w:rFonts w:ascii="Arial" w:hAnsi="Arial" w:cs="Arial"/>
                <w:szCs w:val="21"/>
              </w:rPr>
            </w:pPr>
            <w:r>
              <w:rPr>
                <w:rFonts w:ascii="Arial" w:hAnsi="Arial" w:cs="Arial"/>
                <w:szCs w:val="21"/>
              </w:rPr>
              <w:t>有关物质总和≤10.0%</w:t>
            </w:r>
          </w:p>
        </w:tc>
        <w:tc>
          <w:tcPr>
            <w:tcW w:w="1843" w:type="dxa"/>
            <w:vAlign w:val="center"/>
          </w:tcPr>
          <w:p w14:paraId="29AF9381">
            <w:pPr>
              <w:widowControl/>
              <w:jc w:val="center"/>
              <w:rPr>
                <w:rFonts w:ascii="Arial" w:hAnsi="Arial" w:cs="Arial"/>
                <w:color w:val="000000"/>
                <w:szCs w:val="21"/>
              </w:rPr>
            </w:pPr>
          </w:p>
        </w:tc>
        <w:tc>
          <w:tcPr>
            <w:tcW w:w="1843" w:type="dxa"/>
            <w:vAlign w:val="center"/>
          </w:tcPr>
          <w:p w14:paraId="4FBA7D6D">
            <w:pPr>
              <w:jc w:val="center"/>
              <w:rPr>
                <w:rFonts w:ascii="Arial" w:hAnsi="Arial" w:cs="Arial"/>
                <w:color w:val="000000"/>
                <w:szCs w:val="21"/>
              </w:rPr>
            </w:pPr>
          </w:p>
        </w:tc>
        <w:tc>
          <w:tcPr>
            <w:tcW w:w="1842" w:type="dxa"/>
            <w:gridSpan w:val="2"/>
            <w:vAlign w:val="center"/>
          </w:tcPr>
          <w:p w14:paraId="406A95F7">
            <w:pPr>
              <w:jc w:val="center"/>
              <w:rPr>
                <w:rFonts w:ascii="Arial" w:hAnsi="Arial" w:cs="Arial"/>
                <w:color w:val="000000"/>
                <w:szCs w:val="21"/>
              </w:rPr>
            </w:pPr>
          </w:p>
        </w:tc>
        <w:tc>
          <w:tcPr>
            <w:tcW w:w="1560" w:type="dxa"/>
            <w:vAlign w:val="center"/>
          </w:tcPr>
          <w:p w14:paraId="5407F6A0">
            <w:pPr>
              <w:jc w:val="center"/>
              <w:rPr>
                <w:rFonts w:ascii="Arial" w:hAnsi="Arial" w:cs="Arial"/>
                <w:color w:val="000000"/>
                <w:szCs w:val="21"/>
              </w:rPr>
            </w:pPr>
          </w:p>
        </w:tc>
        <w:tc>
          <w:tcPr>
            <w:tcW w:w="1701" w:type="dxa"/>
            <w:vAlign w:val="center"/>
          </w:tcPr>
          <w:p w14:paraId="508D466B">
            <w:pPr>
              <w:jc w:val="center"/>
              <w:rPr>
                <w:rFonts w:ascii="Arial" w:hAnsi="Arial" w:cs="Arial"/>
                <w:color w:val="000000"/>
                <w:szCs w:val="21"/>
              </w:rPr>
            </w:pPr>
          </w:p>
        </w:tc>
        <w:tc>
          <w:tcPr>
            <w:tcW w:w="1701" w:type="dxa"/>
            <w:vAlign w:val="center"/>
          </w:tcPr>
          <w:p w14:paraId="553431D2">
            <w:pPr>
              <w:jc w:val="center"/>
              <w:rPr>
                <w:rFonts w:ascii="Arial" w:hAnsi="Arial" w:cs="Arial"/>
                <w:color w:val="000000"/>
                <w:szCs w:val="21"/>
              </w:rPr>
            </w:pPr>
          </w:p>
        </w:tc>
      </w:tr>
      <w:tr w14:paraId="376E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05F40EF6">
            <w:pPr>
              <w:spacing w:line="400" w:lineRule="exact"/>
              <w:jc w:val="center"/>
              <w:rPr>
                <w:rFonts w:ascii="Arial" w:hAnsi="Arial" w:cs="Arial"/>
                <w:szCs w:val="21"/>
              </w:rPr>
            </w:pPr>
            <w:r>
              <w:rPr>
                <w:rFonts w:ascii="Arial" w:hAnsi="Arial" w:cs="Arial"/>
                <w:szCs w:val="21"/>
              </w:rPr>
              <w:t>高分子蛋白质</w:t>
            </w:r>
          </w:p>
        </w:tc>
        <w:tc>
          <w:tcPr>
            <w:tcW w:w="2835" w:type="dxa"/>
            <w:vAlign w:val="center"/>
          </w:tcPr>
          <w:p w14:paraId="7EEEB4C7">
            <w:pPr>
              <w:widowControl/>
              <w:spacing w:line="400" w:lineRule="exact"/>
              <w:jc w:val="center"/>
              <w:rPr>
                <w:rFonts w:ascii="Arial" w:hAnsi="Arial" w:cs="Arial"/>
                <w:szCs w:val="21"/>
              </w:rPr>
            </w:pPr>
            <w:r>
              <w:rPr>
                <w:rFonts w:ascii="Arial" w:hAnsi="Arial" w:cs="Arial"/>
                <w:szCs w:val="21"/>
              </w:rPr>
              <w:t>≤2.3%</w:t>
            </w:r>
          </w:p>
        </w:tc>
        <w:tc>
          <w:tcPr>
            <w:tcW w:w="1843" w:type="dxa"/>
            <w:vAlign w:val="center"/>
          </w:tcPr>
          <w:p w14:paraId="269A2616">
            <w:pPr>
              <w:jc w:val="center"/>
              <w:rPr>
                <w:rFonts w:ascii="Arial" w:hAnsi="Arial" w:cs="Arial"/>
                <w:color w:val="000000"/>
                <w:szCs w:val="21"/>
              </w:rPr>
            </w:pPr>
          </w:p>
        </w:tc>
        <w:tc>
          <w:tcPr>
            <w:tcW w:w="1843" w:type="dxa"/>
            <w:vAlign w:val="center"/>
          </w:tcPr>
          <w:p w14:paraId="02B3F423">
            <w:pPr>
              <w:jc w:val="center"/>
              <w:rPr>
                <w:rFonts w:ascii="Arial" w:hAnsi="Arial" w:cs="Arial"/>
                <w:color w:val="000000"/>
                <w:szCs w:val="21"/>
              </w:rPr>
            </w:pPr>
          </w:p>
        </w:tc>
        <w:tc>
          <w:tcPr>
            <w:tcW w:w="1842" w:type="dxa"/>
            <w:gridSpan w:val="2"/>
            <w:vAlign w:val="center"/>
          </w:tcPr>
          <w:p w14:paraId="4CA98388">
            <w:pPr>
              <w:jc w:val="center"/>
              <w:rPr>
                <w:rFonts w:ascii="Arial" w:hAnsi="Arial" w:cs="Arial"/>
                <w:color w:val="000000"/>
                <w:szCs w:val="21"/>
              </w:rPr>
            </w:pPr>
          </w:p>
        </w:tc>
        <w:tc>
          <w:tcPr>
            <w:tcW w:w="1560" w:type="dxa"/>
            <w:vAlign w:val="center"/>
          </w:tcPr>
          <w:p w14:paraId="1E27E7AE">
            <w:pPr>
              <w:jc w:val="center"/>
              <w:rPr>
                <w:rFonts w:ascii="Arial" w:hAnsi="Arial" w:cs="Arial"/>
                <w:color w:val="000000"/>
                <w:szCs w:val="21"/>
              </w:rPr>
            </w:pPr>
          </w:p>
        </w:tc>
        <w:tc>
          <w:tcPr>
            <w:tcW w:w="1701" w:type="dxa"/>
            <w:vAlign w:val="center"/>
          </w:tcPr>
          <w:p w14:paraId="7BEFBE92">
            <w:pPr>
              <w:jc w:val="center"/>
              <w:rPr>
                <w:rFonts w:ascii="Arial" w:hAnsi="Arial" w:cs="Arial"/>
                <w:color w:val="000000"/>
                <w:szCs w:val="21"/>
              </w:rPr>
            </w:pPr>
          </w:p>
        </w:tc>
        <w:tc>
          <w:tcPr>
            <w:tcW w:w="1701" w:type="dxa"/>
            <w:vAlign w:val="center"/>
          </w:tcPr>
          <w:p w14:paraId="0D61F0F0">
            <w:pPr>
              <w:jc w:val="center"/>
              <w:rPr>
                <w:rFonts w:ascii="Arial" w:hAnsi="Arial" w:cs="Arial"/>
                <w:color w:val="000000"/>
                <w:szCs w:val="21"/>
              </w:rPr>
            </w:pPr>
          </w:p>
        </w:tc>
      </w:tr>
      <w:tr w14:paraId="4EA6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34D52568">
            <w:pPr>
              <w:spacing w:line="400" w:lineRule="exact"/>
              <w:jc w:val="center"/>
              <w:rPr>
                <w:rFonts w:ascii="Arial" w:hAnsi="Arial" w:cs="Arial"/>
                <w:szCs w:val="21"/>
              </w:rPr>
            </w:pPr>
            <w:r>
              <w:rPr>
                <w:rFonts w:ascii="Arial" w:hAnsi="Arial" w:cs="Arial"/>
                <w:szCs w:val="21"/>
              </w:rPr>
              <w:t>苯酚</w:t>
            </w:r>
          </w:p>
        </w:tc>
        <w:tc>
          <w:tcPr>
            <w:tcW w:w="2835" w:type="dxa"/>
            <w:vAlign w:val="center"/>
          </w:tcPr>
          <w:p w14:paraId="7008D6A7">
            <w:pPr>
              <w:spacing w:line="400" w:lineRule="exact"/>
              <w:jc w:val="center"/>
              <w:rPr>
                <w:rFonts w:ascii="Arial" w:hAnsi="Arial" w:cs="Arial"/>
                <w:szCs w:val="21"/>
              </w:rPr>
            </w:pPr>
            <w:r>
              <w:rPr>
                <w:rFonts w:ascii="Arial" w:hAnsi="Arial" w:cs="Arial"/>
                <w:szCs w:val="21"/>
              </w:rPr>
              <w:t>5.0～6.0mg/ml</w:t>
            </w:r>
          </w:p>
        </w:tc>
        <w:tc>
          <w:tcPr>
            <w:tcW w:w="1843" w:type="dxa"/>
            <w:vAlign w:val="center"/>
          </w:tcPr>
          <w:p w14:paraId="1E1FB6A3">
            <w:pPr>
              <w:jc w:val="center"/>
              <w:rPr>
                <w:rFonts w:ascii="Arial" w:hAnsi="Arial" w:cs="Arial"/>
                <w:color w:val="000000"/>
                <w:szCs w:val="21"/>
              </w:rPr>
            </w:pPr>
          </w:p>
        </w:tc>
        <w:tc>
          <w:tcPr>
            <w:tcW w:w="1843" w:type="dxa"/>
            <w:vAlign w:val="center"/>
          </w:tcPr>
          <w:p w14:paraId="41AE4955">
            <w:pPr>
              <w:jc w:val="center"/>
              <w:rPr>
                <w:rFonts w:ascii="Arial" w:hAnsi="Arial" w:cs="Arial"/>
                <w:color w:val="000000"/>
                <w:szCs w:val="21"/>
              </w:rPr>
            </w:pPr>
          </w:p>
        </w:tc>
        <w:tc>
          <w:tcPr>
            <w:tcW w:w="1842" w:type="dxa"/>
            <w:gridSpan w:val="2"/>
            <w:vAlign w:val="center"/>
          </w:tcPr>
          <w:p w14:paraId="56400B9B">
            <w:pPr>
              <w:jc w:val="center"/>
              <w:rPr>
                <w:rFonts w:ascii="Arial" w:hAnsi="Arial" w:cs="Arial"/>
                <w:color w:val="000000"/>
                <w:szCs w:val="21"/>
              </w:rPr>
            </w:pPr>
          </w:p>
        </w:tc>
        <w:tc>
          <w:tcPr>
            <w:tcW w:w="1560" w:type="dxa"/>
            <w:vAlign w:val="center"/>
          </w:tcPr>
          <w:p w14:paraId="720A2F51">
            <w:pPr>
              <w:jc w:val="center"/>
              <w:rPr>
                <w:rFonts w:ascii="Arial" w:hAnsi="Arial" w:cs="Arial"/>
                <w:color w:val="000000"/>
                <w:szCs w:val="21"/>
              </w:rPr>
            </w:pPr>
          </w:p>
        </w:tc>
        <w:tc>
          <w:tcPr>
            <w:tcW w:w="1701" w:type="dxa"/>
            <w:vAlign w:val="center"/>
          </w:tcPr>
          <w:p w14:paraId="0BC639DB">
            <w:pPr>
              <w:jc w:val="center"/>
              <w:rPr>
                <w:rFonts w:ascii="Arial" w:hAnsi="Arial" w:cs="Arial"/>
                <w:color w:val="000000"/>
                <w:szCs w:val="21"/>
              </w:rPr>
            </w:pPr>
          </w:p>
        </w:tc>
        <w:tc>
          <w:tcPr>
            <w:tcW w:w="1701" w:type="dxa"/>
            <w:vAlign w:val="center"/>
          </w:tcPr>
          <w:p w14:paraId="14CF4150">
            <w:pPr>
              <w:jc w:val="center"/>
              <w:rPr>
                <w:rFonts w:ascii="Arial" w:hAnsi="Arial" w:cs="Arial"/>
                <w:color w:val="000000"/>
                <w:szCs w:val="21"/>
              </w:rPr>
            </w:pPr>
          </w:p>
        </w:tc>
      </w:tr>
      <w:tr w14:paraId="7FA6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71" w:type="dxa"/>
            <w:vAlign w:val="center"/>
          </w:tcPr>
          <w:p w14:paraId="57C2D753">
            <w:pPr>
              <w:spacing w:line="400" w:lineRule="exact"/>
              <w:jc w:val="center"/>
              <w:rPr>
                <w:rFonts w:ascii="Arial" w:hAnsi="Arial" w:cs="Arial"/>
                <w:szCs w:val="21"/>
              </w:rPr>
            </w:pPr>
            <w:r>
              <w:rPr>
                <w:rFonts w:ascii="Arial" w:hAnsi="Arial" w:cs="Arial"/>
                <w:szCs w:val="21"/>
              </w:rPr>
              <w:t>可见异物</w:t>
            </w:r>
          </w:p>
        </w:tc>
        <w:tc>
          <w:tcPr>
            <w:tcW w:w="2835" w:type="dxa"/>
            <w:vAlign w:val="center"/>
          </w:tcPr>
          <w:p w14:paraId="68CB613E">
            <w:pPr>
              <w:spacing w:line="400" w:lineRule="exact"/>
              <w:jc w:val="center"/>
              <w:rPr>
                <w:rFonts w:ascii="Arial" w:hAnsi="Arial" w:cs="Arial"/>
                <w:szCs w:val="21"/>
              </w:rPr>
            </w:pPr>
            <w:r>
              <w:rPr>
                <w:rFonts w:ascii="Arial" w:hAnsi="Arial" w:cs="Arial"/>
                <w:szCs w:val="21"/>
              </w:rPr>
              <w:t>应符合规定</w:t>
            </w:r>
          </w:p>
        </w:tc>
        <w:tc>
          <w:tcPr>
            <w:tcW w:w="1843" w:type="dxa"/>
            <w:vAlign w:val="center"/>
          </w:tcPr>
          <w:p w14:paraId="5D5E7C69">
            <w:pPr>
              <w:jc w:val="center"/>
              <w:rPr>
                <w:rFonts w:ascii="Arial" w:hAnsi="Arial" w:cs="Arial"/>
                <w:color w:val="000000"/>
                <w:szCs w:val="21"/>
              </w:rPr>
            </w:pPr>
          </w:p>
        </w:tc>
        <w:tc>
          <w:tcPr>
            <w:tcW w:w="1843" w:type="dxa"/>
            <w:vAlign w:val="center"/>
          </w:tcPr>
          <w:p w14:paraId="0CD7AFC6">
            <w:pPr>
              <w:jc w:val="center"/>
              <w:rPr>
                <w:rFonts w:ascii="Arial" w:hAnsi="Arial" w:cs="Arial"/>
                <w:color w:val="000000"/>
                <w:szCs w:val="21"/>
              </w:rPr>
            </w:pPr>
          </w:p>
        </w:tc>
        <w:tc>
          <w:tcPr>
            <w:tcW w:w="1842" w:type="dxa"/>
            <w:gridSpan w:val="2"/>
            <w:vAlign w:val="center"/>
          </w:tcPr>
          <w:p w14:paraId="497EFA6C">
            <w:pPr>
              <w:jc w:val="center"/>
              <w:rPr>
                <w:rFonts w:ascii="Arial" w:hAnsi="Arial" w:cs="Arial"/>
                <w:color w:val="000000"/>
                <w:szCs w:val="21"/>
              </w:rPr>
            </w:pPr>
          </w:p>
        </w:tc>
        <w:tc>
          <w:tcPr>
            <w:tcW w:w="1560" w:type="dxa"/>
            <w:vAlign w:val="center"/>
          </w:tcPr>
          <w:p w14:paraId="2759E39E">
            <w:pPr>
              <w:jc w:val="center"/>
              <w:rPr>
                <w:rFonts w:ascii="Arial" w:hAnsi="Arial" w:cs="Arial"/>
                <w:color w:val="000000"/>
                <w:szCs w:val="21"/>
              </w:rPr>
            </w:pPr>
          </w:p>
        </w:tc>
        <w:tc>
          <w:tcPr>
            <w:tcW w:w="1701" w:type="dxa"/>
            <w:vAlign w:val="center"/>
          </w:tcPr>
          <w:p w14:paraId="3E7DEAD5">
            <w:pPr>
              <w:jc w:val="center"/>
              <w:rPr>
                <w:rFonts w:ascii="Arial" w:hAnsi="Arial" w:cs="Arial"/>
                <w:color w:val="000000"/>
                <w:szCs w:val="21"/>
              </w:rPr>
            </w:pPr>
          </w:p>
        </w:tc>
        <w:tc>
          <w:tcPr>
            <w:tcW w:w="1701" w:type="dxa"/>
            <w:vAlign w:val="center"/>
          </w:tcPr>
          <w:p w14:paraId="7726F656">
            <w:pPr>
              <w:jc w:val="center"/>
              <w:rPr>
                <w:rFonts w:ascii="Arial" w:hAnsi="Arial" w:cs="Arial"/>
                <w:color w:val="000000"/>
                <w:szCs w:val="21"/>
              </w:rPr>
            </w:pPr>
          </w:p>
        </w:tc>
      </w:tr>
      <w:tr w14:paraId="5EC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Merge w:val="restart"/>
            <w:vAlign w:val="center"/>
          </w:tcPr>
          <w:p w14:paraId="3ABA1216">
            <w:pPr>
              <w:spacing w:line="400" w:lineRule="exact"/>
              <w:jc w:val="center"/>
              <w:rPr>
                <w:rFonts w:ascii="Arial" w:hAnsi="Arial" w:cs="Arial"/>
                <w:szCs w:val="21"/>
              </w:rPr>
            </w:pPr>
            <w:r>
              <w:rPr>
                <w:rFonts w:ascii="Arial" w:hAnsi="Arial" w:cs="Arial"/>
                <w:szCs w:val="21"/>
              </w:rPr>
              <w:t>不溶性微粒</w:t>
            </w:r>
          </w:p>
        </w:tc>
        <w:tc>
          <w:tcPr>
            <w:tcW w:w="2835" w:type="dxa"/>
            <w:vAlign w:val="center"/>
          </w:tcPr>
          <w:p w14:paraId="0F54B66E">
            <w:pPr>
              <w:spacing w:line="400" w:lineRule="exact"/>
              <w:jc w:val="center"/>
              <w:rPr>
                <w:rFonts w:ascii="Arial" w:hAnsi="Arial" w:cs="Arial"/>
                <w:szCs w:val="21"/>
              </w:rPr>
            </w:pPr>
            <w:r>
              <w:rPr>
                <w:rFonts w:ascii="Arial" w:hAnsi="Arial" w:cs="Arial"/>
                <w:szCs w:val="21"/>
              </w:rPr>
              <w:t>≥10um：≤6000粒/支</w:t>
            </w:r>
          </w:p>
        </w:tc>
        <w:tc>
          <w:tcPr>
            <w:tcW w:w="1843" w:type="dxa"/>
            <w:vAlign w:val="center"/>
          </w:tcPr>
          <w:p w14:paraId="3FE744AC">
            <w:pPr>
              <w:jc w:val="center"/>
              <w:rPr>
                <w:rFonts w:ascii="Arial" w:hAnsi="Arial" w:cs="Arial"/>
                <w:color w:val="000000"/>
                <w:szCs w:val="21"/>
              </w:rPr>
            </w:pPr>
          </w:p>
        </w:tc>
        <w:tc>
          <w:tcPr>
            <w:tcW w:w="1843" w:type="dxa"/>
            <w:vAlign w:val="center"/>
          </w:tcPr>
          <w:p w14:paraId="2642427E">
            <w:pPr>
              <w:jc w:val="center"/>
              <w:rPr>
                <w:rFonts w:ascii="Arial" w:hAnsi="Arial" w:cs="Arial"/>
                <w:color w:val="000000"/>
                <w:szCs w:val="21"/>
              </w:rPr>
            </w:pPr>
          </w:p>
        </w:tc>
        <w:tc>
          <w:tcPr>
            <w:tcW w:w="1842" w:type="dxa"/>
            <w:gridSpan w:val="2"/>
            <w:vAlign w:val="center"/>
          </w:tcPr>
          <w:p w14:paraId="56FDA49A">
            <w:pPr>
              <w:jc w:val="center"/>
              <w:rPr>
                <w:rFonts w:ascii="Arial" w:hAnsi="Arial" w:cs="Arial"/>
                <w:color w:val="000000"/>
                <w:szCs w:val="21"/>
              </w:rPr>
            </w:pPr>
          </w:p>
        </w:tc>
        <w:tc>
          <w:tcPr>
            <w:tcW w:w="1560" w:type="dxa"/>
            <w:vAlign w:val="center"/>
          </w:tcPr>
          <w:p w14:paraId="5BA09710">
            <w:pPr>
              <w:jc w:val="center"/>
              <w:rPr>
                <w:rFonts w:ascii="Arial" w:hAnsi="Arial" w:cs="Arial"/>
                <w:color w:val="000000"/>
                <w:szCs w:val="21"/>
              </w:rPr>
            </w:pPr>
          </w:p>
        </w:tc>
        <w:tc>
          <w:tcPr>
            <w:tcW w:w="1701" w:type="dxa"/>
            <w:vAlign w:val="center"/>
          </w:tcPr>
          <w:p w14:paraId="3AD028F7">
            <w:pPr>
              <w:jc w:val="center"/>
              <w:rPr>
                <w:rFonts w:ascii="Arial" w:hAnsi="Arial" w:cs="Arial"/>
                <w:color w:val="000000"/>
                <w:szCs w:val="21"/>
              </w:rPr>
            </w:pPr>
          </w:p>
        </w:tc>
        <w:tc>
          <w:tcPr>
            <w:tcW w:w="1701" w:type="dxa"/>
            <w:vAlign w:val="center"/>
          </w:tcPr>
          <w:p w14:paraId="2519536C">
            <w:pPr>
              <w:jc w:val="center"/>
              <w:rPr>
                <w:rFonts w:ascii="Arial" w:hAnsi="Arial" w:cs="Arial"/>
                <w:color w:val="000000"/>
                <w:szCs w:val="21"/>
              </w:rPr>
            </w:pPr>
          </w:p>
        </w:tc>
      </w:tr>
      <w:tr w14:paraId="07F9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71" w:type="dxa"/>
            <w:vMerge w:val="continue"/>
            <w:vAlign w:val="center"/>
          </w:tcPr>
          <w:p w14:paraId="1308C61D">
            <w:pPr>
              <w:spacing w:line="400" w:lineRule="exact"/>
              <w:jc w:val="center"/>
              <w:rPr>
                <w:rFonts w:ascii="Arial" w:hAnsi="Arial" w:cs="Arial"/>
                <w:szCs w:val="21"/>
              </w:rPr>
            </w:pPr>
          </w:p>
        </w:tc>
        <w:tc>
          <w:tcPr>
            <w:tcW w:w="2835" w:type="dxa"/>
            <w:vAlign w:val="center"/>
          </w:tcPr>
          <w:p w14:paraId="52A50F97">
            <w:pPr>
              <w:spacing w:line="400" w:lineRule="exact"/>
              <w:jc w:val="center"/>
              <w:rPr>
                <w:rFonts w:ascii="Arial" w:hAnsi="Arial" w:cs="Arial"/>
                <w:szCs w:val="21"/>
              </w:rPr>
            </w:pPr>
            <w:r>
              <w:rPr>
                <w:rFonts w:ascii="Arial" w:hAnsi="Arial" w:cs="Arial"/>
                <w:szCs w:val="21"/>
              </w:rPr>
              <w:t>≥25um：≤600粒/支</w:t>
            </w:r>
          </w:p>
        </w:tc>
        <w:tc>
          <w:tcPr>
            <w:tcW w:w="1843" w:type="dxa"/>
            <w:vAlign w:val="center"/>
          </w:tcPr>
          <w:p w14:paraId="2153F185">
            <w:pPr>
              <w:jc w:val="center"/>
              <w:rPr>
                <w:rFonts w:ascii="Arial" w:hAnsi="Arial" w:cs="Arial"/>
                <w:color w:val="000000"/>
                <w:szCs w:val="21"/>
              </w:rPr>
            </w:pPr>
          </w:p>
        </w:tc>
        <w:tc>
          <w:tcPr>
            <w:tcW w:w="1843" w:type="dxa"/>
            <w:vAlign w:val="center"/>
          </w:tcPr>
          <w:p w14:paraId="2C6530BE">
            <w:pPr>
              <w:jc w:val="center"/>
              <w:rPr>
                <w:rFonts w:ascii="Arial" w:hAnsi="Arial" w:cs="Arial"/>
                <w:color w:val="000000"/>
                <w:szCs w:val="21"/>
              </w:rPr>
            </w:pPr>
          </w:p>
        </w:tc>
        <w:tc>
          <w:tcPr>
            <w:tcW w:w="1842" w:type="dxa"/>
            <w:gridSpan w:val="2"/>
            <w:vAlign w:val="center"/>
          </w:tcPr>
          <w:p w14:paraId="410BB00E">
            <w:pPr>
              <w:jc w:val="center"/>
              <w:rPr>
                <w:rFonts w:ascii="Arial" w:hAnsi="Arial" w:cs="Arial"/>
                <w:color w:val="000000"/>
                <w:szCs w:val="21"/>
              </w:rPr>
            </w:pPr>
          </w:p>
        </w:tc>
        <w:tc>
          <w:tcPr>
            <w:tcW w:w="1560" w:type="dxa"/>
            <w:vAlign w:val="center"/>
          </w:tcPr>
          <w:p w14:paraId="786DEA6A">
            <w:pPr>
              <w:jc w:val="center"/>
              <w:rPr>
                <w:rFonts w:ascii="Arial" w:hAnsi="Arial" w:cs="Arial"/>
                <w:color w:val="000000"/>
                <w:szCs w:val="21"/>
              </w:rPr>
            </w:pPr>
          </w:p>
        </w:tc>
        <w:tc>
          <w:tcPr>
            <w:tcW w:w="1701" w:type="dxa"/>
            <w:vAlign w:val="center"/>
          </w:tcPr>
          <w:p w14:paraId="2BC6E2D7">
            <w:pPr>
              <w:jc w:val="center"/>
              <w:rPr>
                <w:rFonts w:ascii="Arial" w:hAnsi="Arial" w:cs="Arial"/>
                <w:color w:val="000000"/>
                <w:szCs w:val="21"/>
              </w:rPr>
            </w:pPr>
          </w:p>
        </w:tc>
        <w:tc>
          <w:tcPr>
            <w:tcW w:w="1701" w:type="dxa"/>
            <w:vAlign w:val="center"/>
          </w:tcPr>
          <w:p w14:paraId="033804CC">
            <w:pPr>
              <w:jc w:val="center"/>
              <w:rPr>
                <w:rFonts w:ascii="Arial" w:hAnsi="Arial" w:cs="Arial"/>
                <w:color w:val="000000"/>
                <w:szCs w:val="21"/>
              </w:rPr>
            </w:pPr>
          </w:p>
        </w:tc>
      </w:tr>
      <w:tr w14:paraId="0103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78C7E63E">
            <w:pPr>
              <w:spacing w:line="400" w:lineRule="exact"/>
              <w:jc w:val="center"/>
              <w:rPr>
                <w:rFonts w:ascii="Arial" w:hAnsi="Arial" w:cs="Arial"/>
                <w:szCs w:val="21"/>
              </w:rPr>
            </w:pPr>
            <w:r>
              <w:rPr>
                <w:rFonts w:ascii="Arial" w:hAnsi="Arial" w:cs="Arial"/>
                <w:szCs w:val="21"/>
              </w:rPr>
              <w:t>渗透压摩尔浓度</w:t>
            </w:r>
          </w:p>
        </w:tc>
        <w:tc>
          <w:tcPr>
            <w:tcW w:w="2835" w:type="dxa"/>
            <w:vAlign w:val="center"/>
          </w:tcPr>
          <w:p w14:paraId="27D8E1DE">
            <w:pPr>
              <w:widowControl/>
              <w:spacing w:line="400" w:lineRule="exact"/>
              <w:jc w:val="center"/>
              <w:rPr>
                <w:rFonts w:ascii="Arial" w:hAnsi="Arial" w:cs="Arial"/>
                <w:szCs w:val="21"/>
              </w:rPr>
            </w:pPr>
            <w:r>
              <w:rPr>
                <w:rFonts w:ascii="Arial" w:hAnsi="Arial" w:cs="Arial"/>
                <w:szCs w:val="21"/>
              </w:rPr>
              <w:t>255～305mOsmol/kg</w:t>
            </w:r>
          </w:p>
        </w:tc>
        <w:tc>
          <w:tcPr>
            <w:tcW w:w="1843" w:type="dxa"/>
            <w:vAlign w:val="center"/>
          </w:tcPr>
          <w:p w14:paraId="465DD98A">
            <w:pPr>
              <w:jc w:val="center"/>
              <w:rPr>
                <w:rFonts w:ascii="Arial" w:hAnsi="Arial" w:cs="Arial"/>
                <w:color w:val="000000"/>
                <w:szCs w:val="21"/>
              </w:rPr>
            </w:pPr>
          </w:p>
        </w:tc>
        <w:tc>
          <w:tcPr>
            <w:tcW w:w="1843" w:type="dxa"/>
            <w:vAlign w:val="center"/>
          </w:tcPr>
          <w:p w14:paraId="196F5F72">
            <w:pPr>
              <w:jc w:val="center"/>
              <w:rPr>
                <w:rFonts w:ascii="Arial" w:hAnsi="Arial" w:cs="Arial"/>
                <w:color w:val="000000"/>
                <w:szCs w:val="21"/>
              </w:rPr>
            </w:pPr>
          </w:p>
        </w:tc>
        <w:tc>
          <w:tcPr>
            <w:tcW w:w="1842" w:type="dxa"/>
            <w:gridSpan w:val="2"/>
            <w:vAlign w:val="center"/>
          </w:tcPr>
          <w:p w14:paraId="60AD69DC">
            <w:pPr>
              <w:jc w:val="center"/>
              <w:rPr>
                <w:rFonts w:ascii="Arial" w:hAnsi="Arial" w:cs="Arial"/>
                <w:color w:val="000000"/>
                <w:szCs w:val="21"/>
              </w:rPr>
            </w:pPr>
          </w:p>
        </w:tc>
        <w:tc>
          <w:tcPr>
            <w:tcW w:w="1560" w:type="dxa"/>
            <w:vAlign w:val="center"/>
          </w:tcPr>
          <w:p w14:paraId="77C307C4">
            <w:pPr>
              <w:jc w:val="center"/>
              <w:rPr>
                <w:rFonts w:ascii="Arial" w:hAnsi="Arial" w:cs="Arial"/>
                <w:color w:val="000000"/>
                <w:szCs w:val="21"/>
              </w:rPr>
            </w:pPr>
          </w:p>
        </w:tc>
        <w:tc>
          <w:tcPr>
            <w:tcW w:w="1701" w:type="dxa"/>
            <w:vAlign w:val="center"/>
          </w:tcPr>
          <w:p w14:paraId="100DEB28">
            <w:pPr>
              <w:jc w:val="center"/>
              <w:rPr>
                <w:rFonts w:ascii="Arial" w:hAnsi="Arial" w:cs="Arial"/>
                <w:color w:val="000000"/>
                <w:szCs w:val="21"/>
              </w:rPr>
            </w:pPr>
          </w:p>
        </w:tc>
        <w:tc>
          <w:tcPr>
            <w:tcW w:w="1701" w:type="dxa"/>
            <w:vAlign w:val="center"/>
          </w:tcPr>
          <w:p w14:paraId="410343F5">
            <w:pPr>
              <w:jc w:val="center"/>
              <w:rPr>
                <w:rFonts w:ascii="Arial" w:hAnsi="Arial" w:cs="Arial"/>
                <w:color w:val="000000"/>
                <w:szCs w:val="21"/>
              </w:rPr>
            </w:pPr>
          </w:p>
        </w:tc>
      </w:tr>
      <w:tr w14:paraId="256C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712B634E">
            <w:pPr>
              <w:spacing w:line="400" w:lineRule="exact"/>
              <w:jc w:val="center"/>
              <w:rPr>
                <w:rFonts w:ascii="Arial" w:hAnsi="Arial" w:cs="Arial"/>
                <w:szCs w:val="21"/>
              </w:rPr>
            </w:pPr>
            <w:r>
              <w:rPr>
                <w:rFonts w:ascii="Arial" w:hAnsi="Arial" w:cs="Arial"/>
                <w:szCs w:val="21"/>
              </w:rPr>
              <w:t>无菌</w:t>
            </w:r>
          </w:p>
        </w:tc>
        <w:tc>
          <w:tcPr>
            <w:tcW w:w="2835" w:type="dxa"/>
            <w:vAlign w:val="center"/>
          </w:tcPr>
          <w:p w14:paraId="288D9B8D">
            <w:pPr>
              <w:spacing w:line="400" w:lineRule="exact"/>
              <w:jc w:val="center"/>
              <w:rPr>
                <w:rFonts w:ascii="Arial" w:hAnsi="Arial" w:cs="Arial"/>
                <w:szCs w:val="21"/>
              </w:rPr>
            </w:pPr>
            <w:r>
              <w:rPr>
                <w:rFonts w:ascii="Arial" w:hAnsi="Arial" w:cs="Arial"/>
                <w:szCs w:val="21"/>
              </w:rPr>
              <w:t>应符合规定</w:t>
            </w:r>
          </w:p>
        </w:tc>
        <w:tc>
          <w:tcPr>
            <w:tcW w:w="1843" w:type="dxa"/>
            <w:vAlign w:val="center"/>
          </w:tcPr>
          <w:p w14:paraId="5B954B1C">
            <w:pPr>
              <w:jc w:val="center"/>
              <w:rPr>
                <w:rFonts w:ascii="Arial" w:hAnsi="Arial" w:cs="Arial"/>
                <w:color w:val="000000"/>
                <w:szCs w:val="21"/>
              </w:rPr>
            </w:pPr>
          </w:p>
        </w:tc>
        <w:tc>
          <w:tcPr>
            <w:tcW w:w="1843" w:type="dxa"/>
            <w:vAlign w:val="center"/>
          </w:tcPr>
          <w:p w14:paraId="096F57AD">
            <w:pPr>
              <w:jc w:val="center"/>
              <w:rPr>
                <w:rFonts w:ascii="Arial" w:hAnsi="Arial" w:cs="Arial"/>
                <w:color w:val="000000"/>
                <w:szCs w:val="21"/>
              </w:rPr>
            </w:pPr>
          </w:p>
        </w:tc>
        <w:tc>
          <w:tcPr>
            <w:tcW w:w="1842" w:type="dxa"/>
            <w:gridSpan w:val="2"/>
            <w:vAlign w:val="center"/>
          </w:tcPr>
          <w:p w14:paraId="0F834DE9">
            <w:pPr>
              <w:jc w:val="center"/>
              <w:rPr>
                <w:rFonts w:ascii="Arial" w:hAnsi="Arial" w:cs="Arial"/>
                <w:color w:val="000000"/>
                <w:szCs w:val="21"/>
              </w:rPr>
            </w:pPr>
          </w:p>
        </w:tc>
        <w:tc>
          <w:tcPr>
            <w:tcW w:w="1560" w:type="dxa"/>
            <w:vAlign w:val="center"/>
          </w:tcPr>
          <w:p w14:paraId="3B5090C1">
            <w:pPr>
              <w:jc w:val="center"/>
              <w:rPr>
                <w:rFonts w:ascii="Arial" w:hAnsi="Arial" w:cs="Arial"/>
                <w:color w:val="000000"/>
                <w:szCs w:val="21"/>
              </w:rPr>
            </w:pPr>
          </w:p>
        </w:tc>
        <w:tc>
          <w:tcPr>
            <w:tcW w:w="1701" w:type="dxa"/>
            <w:vAlign w:val="center"/>
          </w:tcPr>
          <w:p w14:paraId="1CCDFCEE">
            <w:pPr>
              <w:jc w:val="center"/>
              <w:rPr>
                <w:rFonts w:ascii="Arial" w:hAnsi="Arial" w:cs="Arial"/>
                <w:color w:val="000000"/>
                <w:szCs w:val="21"/>
              </w:rPr>
            </w:pPr>
          </w:p>
        </w:tc>
        <w:tc>
          <w:tcPr>
            <w:tcW w:w="1701" w:type="dxa"/>
            <w:vAlign w:val="center"/>
          </w:tcPr>
          <w:p w14:paraId="459E3D48">
            <w:pPr>
              <w:jc w:val="center"/>
              <w:rPr>
                <w:rFonts w:ascii="Arial" w:hAnsi="Arial" w:cs="Arial"/>
                <w:color w:val="000000"/>
                <w:szCs w:val="21"/>
              </w:rPr>
            </w:pPr>
          </w:p>
        </w:tc>
      </w:tr>
      <w:tr w14:paraId="4DF0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5F06C5F8">
            <w:pPr>
              <w:spacing w:line="400" w:lineRule="exact"/>
              <w:jc w:val="center"/>
              <w:rPr>
                <w:rFonts w:ascii="Arial" w:hAnsi="Arial" w:cs="Arial"/>
                <w:szCs w:val="21"/>
              </w:rPr>
            </w:pPr>
            <w:r>
              <w:rPr>
                <w:rFonts w:ascii="Arial" w:hAnsi="Arial" w:cs="Arial"/>
                <w:szCs w:val="21"/>
              </w:rPr>
              <w:t>细菌内毒素</w:t>
            </w:r>
          </w:p>
        </w:tc>
        <w:tc>
          <w:tcPr>
            <w:tcW w:w="2835" w:type="dxa"/>
            <w:vAlign w:val="center"/>
          </w:tcPr>
          <w:p w14:paraId="21E5A5A5">
            <w:pPr>
              <w:spacing w:line="400" w:lineRule="exact"/>
              <w:jc w:val="center"/>
              <w:rPr>
                <w:rFonts w:ascii="Arial" w:hAnsi="Arial" w:cs="Arial"/>
                <w:szCs w:val="21"/>
              </w:rPr>
            </w:pPr>
            <w:r>
              <w:rPr>
                <w:rFonts w:ascii="Arial" w:hAnsi="Arial" w:cs="Arial"/>
                <w:szCs w:val="21"/>
              </w:rPr>
              <w:t>应小于80EU/ml</w:t>
            </w:r>
          </w:p>
        </w:tc>
        <w:tc>
          <w:tcPr>
            <w:tcW w:w="1843" w:type="dxa"/>
            <w:vAlign w:val="center"/>
          </w:tcPr>
          <w:p w14:paraId="021069A9">
            <w:pPr>
              <w:jc w:val="center"/>
              <w:rPr>
                <w:rFonts w:ascii="Arial" w:hAnsi="Arial" w:cs="Arial"/>
                <w:color w:val="000000"/>
                <w:szCs w:val="21"/>
              </w:rPr>
            </w:pPr>
          </w:p>
        </w:tc>
        <w:tc>
          <w:tcPr>
            <w:tcW w:w="1843" w:type="dxa"/>
            <w:vAlign w:val="center"/>
          </w:tcPr>
          <w:p w14:paraId="4AB22D25">
            <w:pPr>
              <w:jc w:val="center"/>
              <w:rPr>
                <w:rFonts w:ascii="Arial" w:hAnsi="Arial" w:cs="Arial"/>
                <w:color w:val="000000"/>
                <w:szCs w:val="21"/>
              </w:rPr>
            </w:pPr>
          </w:p>
        </w:tc>
        <w:tc>
          <w:tcPr>
            <w:tcW w:w="1842" w:type="dxa"/>
            <w:gridSpan w:val="2"/>
            <w:vAlign w:val="center"/>
          </w:tcPr>
          <w:p w14:paraId="307AB97D">
            <w:pPr>
              <w:jc w:val="center"/>
              <w:rPr>
                <w:rFonts w:ascii="Arial" w:hAnsi="Arial" w:cs="Arial"/>
                <w:color w:val="000000"/>
                <w:szCs w:val="21"/>
              </w:rPr>
            </w:pPr>
          </w:p>
        </w:tc>
        <w:tc>
          <w:tcPr>
            <w:tcW w:w="1560" w:type="dxa"/>
            <w:vAlign w:val="center"/>
          </w:tcPr>
          <w:p w14:paraId="6F2AC11B">
            <w:pPr>
              <w:jc w:val="center"/>
              <w:rPr>
                <w:rFonts w:ascii="Arial" w:hAnsi="Arial" w:cs="Arial"/>
                <w:color w:val="000000"/>
                <w:szCs w:val="21"/>
              </w:rPr>
            </w:pPr>
          </w:p>
        </w:tc>
        <w:tc>
          <w:tcPr>
            <w:tcW w:w="1701" w:type="dxa"/>
            <w:vAlign w:val="center"/>
          </w:tcPr>
          <w:p w14:paraId="563F1AB3">
            <w:pPr>
              <w:jc w:val="center"/>
              <w:rPr>
                <w:rFonts w:ascii="Arial" w:hAnsi="Arial" w:cs="Arial"/>
                <w:color w:val="000000"/>
                <w:szCs w:val="21"/>
              </w:rPr>
            </w:pPr>
          </w:p>
        </w:tc>
        <w:tc>
          <w:tcPr>
            <w:tcW w:w="1701" w:type="dxa"/>
            <w:vAlign w:val="center"/>
          </w:tcPr>
          <w:p w14:paraId="7641CD49">
            <w:pPr>
              <w:jc w:val="center"/>
              <w:rPr>
                <w:rFonts w:ascii="Arial" w:hAnsi="Arial" w:cs="Arial"/>
                <w:color w:val="000000"/>
                <w:szCs w:val="21"/>
              </w:rPr>
            </w:pPr>
          </w:p>
        </w:tc>
      </w:tr>
      <w:tr w14:paraId="3DFE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066F61E">
            <w:pPr>
              <w:spacing w:line="400" w:lineRule="exact"/>
              <w:jc w:val="center"/>
              <w:rPr>
                <w:rFonts w:ascii="Arial" w:hAnsi="Arial" w:cs="Arial"/>
                <w:szCs w:val="21"/>
              </w:rPr>
            </w:pPr>
            <w:r>
              <w:rPr>
                <w:rFonts w:ascii="Arial" w:hAnsi="Arial" w:cs="Arial"/>
                <w:szCs w:val="21"/>
              </w:rPr>
              <w:t>比活性</w:t>
            </w:r>
          </w:p>
        </w:tc>
        <w:tc>
          <w:tcPr>
            <w:tcW w:w="2835" w:type="dxa"/>
            <w:vAlign w:val="center"/>
          </w:tcPr>
          <w:p w14:paraId="58FC89EE">
            <w:pPr>
              <w:spacing w:line="400" w:lineRule="exact"/>
              <w:jc w:val="center"/>
              <w:rPr>
                <w:rFonts w:ascii="Arial" w:hAnsi="Arial" w:cs="Arial"/>
                <w:szCs w:val="21"/>
              </w:rPr>
            </w:pPr>
            <w:r>
              <w:rPr>
                <w:rFonts w:ascii="Arial" w:hAnsi="Arial" w:cs="Arial"/>
                <w:szCs w:val="21"/>
              </w:rPr>
              <w:t>0.7～1.3单位/mg</w:t>
            </w:r>
          </w:p>
        </w:tc>
        <w:tc>
          <w:tcPr>
            <w:tcW w:w="1843" w:type="dxa"/>
            <w:vAlign w:val="center"/>
          </w:tcPr>
          <w:p w14:paraId="6B444FAB">
            <w:pPr>
              <w:jc w:val="center"/>
              <w:rPr>
                <w:rFonts w:ascii="Arial" w:hAnsi="Arial" w:cs="Arial"/>
                <w:color w:val="000000"/>
                <w:szCs w:val="21"/>
              </w:rPr>
            </w:pPr>
          </w:p>
        </w:tc>
        <w:tc>
          <w:tcPr>
            <w:tcW w:w="1843" w:type="dxa"/>
            <w:vAlign w:val="center"/>
          </w:tcPr>
          <w:p w14:paraId="36B135A7">
            <w:pPr>
              <w:jc w:val="center"/>
              <w:rPr>
                <w:rFonts w:ascii="Arial" w:hAnsi="Arial" w:cs="Arial"/>
                <w:color w:val="000000"/>
                <w:szCs w:val="21"/>
              </w:rPr>
            </w:pPr>
          </w:p>
        </w:tc>
        <w:tc>
          <w:tcPr>
            <w:tcW w:w="1842" w:type="dxa"/>
            <w:gridSpan w:val="2"/>
            <w:vAlign w:val="center"/>
          </w:tcPr>
          <w:p w14:paraId="47641C1D">
            <w:pPr>
              <w:jc w:val="center"/>
              <w:rPr>
                <w:rFonts w:ascii="Arial" w:hAnsi="Arial" w:cs="Arial"/>
                <w:color w:val="000000"/>
                <w:szCs w:val="21"/>
              </w:rPr>
            </w:pPr>
          </w:p>
        </w:tc>
        <w:tc>
          <w:tcPr>
            <w:tcW w:w="1560" w:type="dxa"/>
            <w:vAlign w:val="center"/>
          </w:tcPr>
          <w:p w14:paraId="66975335">
            <w:pPr>
              <w:jc w:val="center"/>
              <w:rPr>
                <w:rFonts w:ascii="Arial" w:hAnsi="Arial" w:cs="Arial"/>
                <w:color w:val="000000"/>
                <w:szCs w:val="21"/>
              </w:rPr>
            </w:pPr>
          </w:p>
        </w:tc>
        <w:tc>
          <w:tcPr>
            <w:tcW w:w="1701" w:type="dxa"/>
            <w:vAlign w:val="center"/>
          </w:tcPr>
          <w:p w14:paraId="56600DD1">
            <w:pPr>
              <w:jc w:val="center"/>
              <w:rPr>
                <w:rFonts w:ascii="Arial" w:hAnsi="Arial" w:cs="Arial"/>
                <w:color w:val="000000"/>
                <w:szCs w:val="21"/>
              </w:rPr>
            </w:pPr>
          </w:p>
        </w:tc>
        <w:tc>
          <w:tcPr>
            <w:tcW w:w="1701" w:type="dxa"/>
            <w:vAlign w:val="center"/>
          </w:tcPr>
          <w:p w14:paraId="60BA38BF">
            <w:pPr>
              <w:jc w:val="center"/>
              <w:rPr>
                <w:rFonts w:ascii="Arial" w:hAnsi="Arial" w:cs="Arial"/>
                <w:color w:val="000000"/>
                <w:szCs w:val="21"/>
              </w:rPr>
            </w:pPr>
          </w:p>
        </w:tc>
      </w:tr>
      <w:tr w14:paraId="0837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76926543">
            <w:pPr>
              <w:spacing w:line="400" w:lineRule="exact"/>
              <w:jc w:val="center"/>
              <w:rPr>
                <w:rFonts w:ascii="Arial" w:hAnsi="Arial" w:cs="Arial"/>
                <w:szCs w:val="21"/>
              </w:rPr>
            </w:pPr>
            <w:r>
              <w:rPr>
                <w:rFonts w:ascii="Arial" w:hAnsi="Arial" w:cs="Arial"/>
                <w:szCs w:val="21"/>
              </w:rPr>
              <w:t>含量测定</w:t>
            </w:r>
          </w:p>
        </w:tc>
        <w:tc>
          <w:tcPr>
            <w:tcW w:w="2835" w:type="dxa"/>
            <w:vAlign w:val="center"/>
          </w:tcPr>
          <w:p w14:paraId="6943A117">
            <w:pPr>
              <w:spacing w:line="400" w:lineRule="exact"/>
              <w:jc w:val="center"/>
              <w:rPr>
                <w:rFonts w:ascii="Arial" w:hAnsi="Arial" w:cs="Arial"/>
                <w:szCs w:val="21"/>
              </w:rPr>
            </w:pPr>
            <w:r>
              <w:rPr>
                <w:rFonts w:ascii="Arial" w:hAnsi="Arial" w:cs="Arial"/>
                <w:szCs w:val="21"/>
              </w:rPr>
              <w:t>含</w:t>
            </w:r>
            <w:r>
              <w:rPr>
                <w:rFonts w:hint="eastAsia" w:ascii="Arial" w:hAnsi="Arial" w:cs="Arial"/>
                <w:szCs w:val="21"/>
                <w:lang w:eastAsia="zh-CN"/>
              </w:rPr>
              <w:t>产品名（ll）</w:t>
            </w:r>
            <w:r>
              <w:rPr>
                <w:rFonts w:ascii="Arial" w:hAnsi="Arial" w:cs="Arial"/>
                <w:szCs w:val="21"/>
              </w:rPr>
              <w:t>应为标示量的94.0%～106.0%</w:t>
            </w:r>
          </w:p>
        </w:tc>
        <w:tc>
          <w:tcPr>
            <w:tcW w:w="1843" w:type="dxa"/>
            <w:vAlign w:val="center"/>
          </w:tcPr>
          <w:p w14:paraId="6287E2F8">
            <w:pPr>
              <w:jc w:val="center"/>
              <w:rPr>
                <w:rFonts w:ascii="Arial" w:hAnsi="Arial" w:cs="Arial"/>
                <w:color w:val="000000"/>
                <w:szCs w:val="21"/>
              </w:rPr>
            </w:pPr>
          </w:p>
        </w:tc>
        <w:tc>
          <w:tcPr>
            <w:tcW w:w="1843" w:type="dxa"/>
            <w:vAlign w:val="center"/>
          </w:tcPr>
          <w:p w14:paraId="121B285A">
            <w:pPr>
              <w:jc w:val="center"/>
              <w:rPr>
                <w:rFonts w:ascii="Arial" w:hAnsi="Arial" w:cs="Arial"/>
                <w:color w:val="000000"/>
                <w:szCs w:val="21"/>
              </w:rPr>
            </w:pPr>
          </w:p>
        </w:tc>
        <w:tc>
          <w:tcPr>
            <w:tcW w:w="1842" w:type="dxa"/>
            <w:gridSpan w:val="2"/>
            <w:vAlign w:val="center"/>
          </w:tcPr>
          <w:p w14:paraId="36E7B985">
            <w:pPr>
              <w:jc w:val="center"/>
              <w:rPr>
                <w:rFonts w:ascii="Arial" w:hAnsi="Arial" w:cs="Arial"/>
                <w:color w:val="000000"/>
                <w:szCs w:val="21"/>
              </w:rPr>
            </w:pPr>
          </w:p>
        </w:tc>
        <w:tc>
          <w:tcPr>
            <w:tcW w:w="1560" w:type="dxa"/>
            <w:vAlign w:val="center"/>
          </w:tcPr>
          <w:p w14:paraId="72C4FF53">
            <w:pPr>
              <w:jc w:val="center"/>
              <w:rPr>
                <w:rFonts w:ascii="Arial" w:hAnsi="Arial" w:cs="Arial"/>
                <w:color w:val="000000"/>
                <w:szCs w:val="21"/>
              </w:rPr>
            </w:pPr>
          </w:p>
        </w:tc>
        <w:tc>
          <w:tcPr>
            <w:tcW w:w="1701" w:type="dxa"/>
            <w:vAlign w:val="center"/>
          </w:tcPr>
          <w:p w14:paraId="0A841575">
            <w:pPr>
              <w:jc w:val="center"/>
              <w:rPr>
                <w:rFonts w:ascii="Arial" w:hAnsi="Arial" w:cs="Arial"/>
                <w:color w:val="000000"/>
                <w:szCs w:val="21"/>
              </w:rPr>
            </w:pPr>
          </w:p>
        </w:tc>
        <w:tc>
          <w:tcPr>
            <w:tcW w:w="1701" w:type="dxa"/>
            <w:vAlign w:val="center"/>
          </w:tcPr>
          <w:p w14:paraId="5964F051">
            <w:pPr>
              <w:jc w:val="center"/>
              <w:rPr>
                <w:rFonts w:ascii="Arial" w:hAnsi="Arial" w:cs="Arial"/>
                <w:color w:val="000000"/>
                <w:szCs w:val="21"/>
              </w:rPr>
            </w:pPr>
          </w:p>
        </w:tc>
      </w:tr>
    </w:tbl>
    <w:p w14:paraId="2B10C5E9"/>
    <w:p w14:paraId="24EFAF39">
      <w:pPr>
        <w:rPr>
          <w:rFonts w:ascii="Arial" w:hAnsi="Arial" w:cs="Arial"/>
          <w:sz w:val="24"/>
          <w:szCs w:val="24"/>
          <w:lang w:val="en-GB"/>
        </w:rPr>
      </w:pPr>
      <w:r>
        <w:rPr>
          <w:rFonts w:hint="eastAsia" w:ascii="Arial" w:hAnsi="Arial" w:cs="Arial"/>
          <w:sz w:val="24"/>
          <w:szCs w:val="24"/>
          <w:lang w:val="en-GB"/>
        </w:rPr>
        <w:t>2</w:t>
      </w:r>
      <w:r>
        <w:rPr>
          <w:rFonts w:ascii="Arial" w:hAnsi="Arial" w:cs="Arial"/>
          <w:sz w:val="24"/>
          <w:szCs w:val="24"/>
          <w:lang w:val="en-GB"/>
        </w:rPr>
        <w:t xml:space="preserve">  </w:t>
      </w:r>
      <w:r>
        <w:rPr>
          <w:rFonts w:hint="eastAsia" w:ascii="Arial" w:hAnsi="Arial" w:cs="Arial"/>
          <w:sz w:val="24"/>
          <w:szCs w:val="24"/>
          <w:lang w:val="en-GB" w:eastAsia="zh-CN"/>
        </w:rPr>
        <w:t>产品名（ll）</w:t>
      </w:r>
      <w:r>
        <w:rPr>
          <w:rFonts w:hint="eastAsia" w:ascii="Arial" w:hAnsi="Arial" w:cs="Arial"/>
          <w:sz w:val="24"/>
          <w:szCs w:val="24"/>
          <w:lang w:val="en-GB"/>
        </w:rPr>
        <w:t>注射液</w:t>
      </w:r>
      <w:r>
        <w:rPr>
          <w:rFonts w:ascii="Arial" w:hAnsi="Arial" w:cs="Arial"/>
          <w:sz w:val="24"/>
          <w:szCs w:val="24"/>
          <w:lang w:val="en-GB"/>
        </w:rPr>
        <w:t>关键工艺参数</w:t>
      </w:r>
    </w:p>
    <w:tbl>
      <w:tblPr>
        <w:tblStyle w:val="12"/>
        <w:tblW w:w="14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9"/>
        <w:gridCol w:w="1715"/>
        <w:gridCol w:w="1752"/>
        <w:gridCol w:w="1916"/>
        <w:gridCol w:w="1803"/>
        <w:gridCol w:w="2359"/>
        <w:gridCol w:w="2359"/>
      </w:tblGrid>
      <w:tr w14:paraId="35EE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trPr>
        <w:tc>
          <w:tcPr>
            <w:tcW w:w="2579" w:type="dxa"/>
            <w:tcBorders>
              <w:tl2br w:val="single" w:color="auto" w:sz="4" w:space="0"/>
            </w:tcBorders>
            <w:shd w:val="clear" w:color="auto" w:fill="D8D8D8" w:themeFill="background1" w:themeFillShade="D9"/>
          </w:tcPr>
          <w:p w14:paraId="2D595070">
            <w:pPr>
              <w:spacing w:line="400" w:lineRule="exact"/>
              <w:jc w:val="right"/>
              <w:rPr>
                <w:rFonts w:ascii="Arial" w:hAnsi="Arial" w:cs="Arial"/>
                <w:szCs w:val="21"/>
              </w:rPr>
            </w:pPr>
            <w:r>
              <w:rPr>
                <w:rFonts w:ascii="Arial" w:hAnsi="Arial" w:cs="Arial"/>
                <w:szCs w:val="21"/>
              </w:rPr>
              <w:t>关键工艺参数</w:t>
            </w:r>
          </w:p>
          <w:p w14:paraId="566FB719">
            <w:pPr>
              <w:spacing w:line="400" w:lineRule="exact"/>
              <w:jc w:val="right"/>
              <w:rPr>
                <w:rFonts w:ascii="Arial" w:hAnsi="Arial" w:cs="Arial"/>
                <w:szCs w:val="21"/>
              </w:rPr>
            </w:pPr>
          </w:p>
          <w:p w14:paraId="16D00ED4">
            <w:pPr>
              <w:spacing w:line="400" w:lineRule="exact"/>
              <w:ind w:right="840"/>
              <w:rPr>
                <w:rFonts w:ascii="Arial" w:hAnsi="Arial" w:cs="Arial"/>
                <w:szCs w:val="21"/>
              </w:rPr>
            </w:pPr>
            <w:r>
              <w:rPr>
                <w:rFonts w:ascii="Arial" w:hAnsi="Arial" w:cs="Arial"/>
                <w:szCs w:val="21"/>
              </w:rPr>
              <w:t>批号</w:t>
            </w:r>
          </w:p>
        </w:tc>
        <w:tc>
          <w:tcPr>
            <w:tcW w:w="1715" w:type="dxa"/>
            <w:shd w:val="clear" w:color="auto" w:fill="D8D8D8" w:themeFill="background1" w:themeFillShade="D9"/>
            <w:vAlign w:val="center"/>
          </w:tcPr>
          <w:p w14:paraId="46D59F33">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除菌过滤时间（≤1h）</w:t>
            </w:r>
          </w:p>
        </w:tc>
        <w:tc>
          <w:tcPr>
            <w:tcW w:w="1752" w:type="dxa"/>
            <w:shd w:val="clear" w:color="auto" w:fill="D8D8D8" w:themeFill="background1" w:themeFillShade="D9"/>
            <w:vAlign w:val="center"/>
          </w:tcPr>
          <w:p w14:paraId="0C494C9C">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注射用水、药液温度（≤25</w:t>
            </w:r>
            <w:r>
              <w:rPr>
                <w:rFonts w:hint="eastAsia" w:ascii="微软雅黑" w:hAnsi="微软雅黑" w:eastAsia="微软雅黑" w:cs="微软雅黑"/>
                <w:color w:val="000000" w:themeColor="text1"/>
                <w:szCs w:val="21"/>
                <w14:textFill>
                  <w14:solidFill>
                    <w14:schemeClr w14:val="tx1"/>
                  </w14:solidFill>
                </w14:textFill>
              </w:rPr>
              <w:t>℃</w:t>
            </w:r>
            <w:r>
              <w:rPr>
                <w:rFonts w:ascii="Arial" w:hAnsi="Arial" w:cs="Arial"/>
                <w:color w:val="000000" w:themeColor="text1"/>
                <w:szCs w:val="21"/>
                <w14:textFill>
                  <w14:solidFill>
                    <w14:schemeClr w14:val="tx1"/>
                  </w14:solidFill>
                </w14:textFill>
              </w:rPr>
              <w:t>）</w:t>
            </w:r>
          </w:p>
        </w:tc>
        <w:tc>
          <w:tcPr>
            <w:tcW w:w="1916" w:type="dxa"/>
            <w:shd w:val="clear" w:color="auto" w:fill="D8D8D8" w:themeFill="background1" w:themeFillShade="D9"/>
            <w:vAlign w:val="center"/>
          </w:tcPr>
          <w:p w14:paraId="730CB16B">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原料溶解澄清时pH（8.75-9.25）</w:t>
            </w:r>
          </w:p>
        </w:tc>
        <w:tc>
          <w:tcPr>
            <w:tcW w:w="1803" w:type="dxa"/>
            <w:shd w:val="clear" w:color="auto" w:fill="D8D8D8" w:themeFill="background1" w:themeFillShade="D9"/>
            <w:vAlign w:val="center"/>
          </w:tcPr>
          <w:p w14:paraId="48FF5147">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药液最终pH（7.9-8.4）</w:t>
            </w:r>
          </w:p>
        </w:tc>
        <w:tc>
          <w:tcPr>
            <w:tcW w:w="2359" w:type="dxa"/>
            <w:shd w:val="clear" w:color="auto" w:fill="D8D8D8" w:themeFill="background1" w:themeFillShade="D9"/>
            <w:vAlign w:val="center"/>
          </w:tcPr>
          <w:p w14:paraId="05DDF0EE">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80L配液罐搅拌转速（150±50RPM）</w:t>
            </w:r>
          </w:p>
        </w:tc>
        <w:tc>
          <w:tcPr>
            <w:tcW w:w="2359" w:type="dxa"/>
            <w:shd w:val="clear" w:color="auto" w:fill="D8D8D8" w:themeFill="background1" w:themeFillShade="D9"/>
            <w:vAlign w:val="center"/>
          </w:tcPr>
          <w:p w14:paraId="2E708FA9">
            <w:pPr>
              <w:spacing w:line="400" w:lineRule="exact"/>
              <w:jc w:val="center"/>
              <w:rPr>
                <w:rFonts w:ascii="Arial" w:hAnsi="Arial" w:cs="Arial"/>
                <w:szCs w:val="21"/>
              </w:rPr>
            </w:pPr>
            <w:r>
              <w:rPr>
                <w:rFonts w:ascii="Arial" w:hAnsi="Arial" w:cs="Arial"/>
                <w:color w:val="000000" w:themeColor="text1"/>
                <w:szCs w:val="21"/>
                <w14:textFill>
                  <w14:solidFill>
                    <w14:schemeClr w14:val="tx1"/>
                  </w14:solidFill>
                </w14:textFill>
              </w:rPr>
              <w:t>80L总混罐搅拌转速（150±50RPM）</w:t>
            </w:r>
          </w:p>
        </w:tc>
      </w:tr>
      <w:tr w14:paraId="7A5D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579" w:type="dxa"/>
            <w:vAlign w:val="center"/>
          </w:tcPr>
          <w:p w14:paraId="21C71920">
            <w:pPr>
              <w:widowControl/>
              <w:jc w:val="center"/>
              <w:rPr>
                <w:rFonts w:ascii="Arial" w:hAnsi="Arial" w:eastAsia="等线" w:cs="Arial"/>
                <w:color w:val="000000"/>
                <w:szCs w:val="21"/>
              </w:rPr>
            </w:pPr>
            <w:r>
              <w:rPr>
                <w:rFonts w:ascii="Arial" w:hAnsi="Arial" w:eastAsia="等线" w:cs="Arial"/>
                <w:color w:val="000000"/>
                <w:szCs w:val="21"/>
              </w:rPr>
              <w:t xml:space="preserve">143202507001 </w:t>
            </w:r>
          </w:p>
        </w:tc>
        <w:tc>
          <w:tcPr>
            <w:tcW w:w="1715" w:type="dxa"/>
            <w:vAlign w:val="center"/>
          </w:tcPr>
          <w:p w14:paraId="6E1B9F0A">
            <w:pPr>
              <w:widowControl/>
              <w:jc w:val="center"/>
              <w:rPr>
                <w:rFonts w:ascii="Arial" w:hAnsi="Arial" w:cs="Arial"/>
                <w:color w:val="000000"/>
                <w:szCs w:val="21"/>
              </w:rPr>
            </w:pPr>
          </w:p>
        </w:tc>
        <w:tc>
          <w:tcPr>
            <w:tcW w:w="1752" w:type="dxa"/>
            <w:vAlign w:val="center"/>
          </w:tcPr>
          <w:p w14:paraId="34B1283D">
            <w:pPr>
              <w:jc w:val="center"/>
              <w:rPr>
                <w:rFonts w:ascii="Arial" w:hAnsi="Arial" w:cs="Arial"/>
                <w:color w:val="000000"/>
                <w:szCs w:val="21"/>
              </w:rPr>
            </w:pPr>
          </w:p>
        </w:tc>
        <w:tc>
          <w:tcPr>
            <w:tcW w:w="1916" w:type="dxa"/>
            <w:vAlign w:val="center"/>
          </w:tcPr>
          <w:p w14:paraId="0B616B54">
            <w:pPr>
              <w:jc w:val="center"/>
              <w:rPr>
                <w:rFonts w:ascii="Arial" w:hAnsi="Arial" w:cs="Arial"/>
                <w:color w:val="000000"/>
                <w:szCs w:val="21"/>
              </w:rPr>
            </w:pPr>
          </w:p>
        </w:tc>
        <w:tc>
          <w:tcPr>
            <w:tcW w:w="1803" w:type="dxa"/>
            <w:vAlign w:val="center"/>
          </w:tcPr>
          <w:p w14:paraId="335F2DB7">
            <w:pPr>
              <w:jc w:val="center"/>
              <w:rPr>
                <w:rFonts w:ascii="Arial" w:hAnsi="Arial" w:cs="Arial"/>
                <w:color w:val="000000"/>
                <w:szCs w:val="21"/>
              </w:rPr>
            </w:pPr>
          </w:p>
        </w:tc>
        <w:tc>
          <w:tcPr>
            <w:tcW w:w="2359" w:type="dxa"/>
            <w:vAlign w:val="center"/>
          </w:tcPr>
          <w:p w14:paraId="656981CC">
            <w:pPr>
              <w:jc w:val="center"/>
              <w:rPr>
                <w:rFonts w:ascii="Arial" w:hAnsi="Arial" w:cs="Arial"/>
                <w:color w:val="000000"/>
                <w:szCs w:val="21"/>
              </w:rPr>
            </w:pPr>
          </w:p>
        </w:tc>
        <w:tc>
          <w:tcPr>
            <w:tcW w:w="2359" w:type="dxa"/>
            <w:vAlign w:val="center"/>
          </w:tcPr>
          <w:p w14:paraId="1BA5516B">
            <w:pPr>
              <w:jc w:val="center"/>
              <w:rPr>
                <w:rFonts w:ascii="Arial" w:hAnsi="Arial" w:cs="Arial"/>
                <w:color w:val="000000"/>
                <w:szCs w:val="21"/>
              </w:rPr>
            </w:pPr>
          </w:p>
        </w:tc>
      </w:tr>
      <w:tr w14:paraId="0830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579" w:type="dxa"/>
            <w:vAlign w:val="center"/>
          </w:tcPr>
          <w:p w14:paraId="7F7DB2DA">
            <w:pPr>
              <w:jc w:val="center"/>
              <w:rPr>
                <w:rFonts w:ascii="Arial" w:hAnsi="Arial" w:eastAsia="等线" w:cs="Arial"/>
                <w:color w:val="000000"/>
                <w:szCs w:val="21"/>
              </w:rPr>
            </w:pPr>
            <w:r>
              <w:rPr>
                <w:rFonts w:ascii="Arial" w:hAnsi="Arial" w:eastAsia="等线" w:cs="Arial"/>
                <w:color w:val="000000"/>
                <w:szCs w:val="21"/>
              </w:rPr>
              <w:t xml:space="preserve">143202507002 </w:t>
            </w:r>
          </w:p>
        </w:tc>
        <w:tc>
          <w:tcPr>
            <w:tcW w:w="1715" w:type="dxa"/>
            <w:vAlign w:val="center"/>
          </w:tcPr>
          <w:p w14:paraId="14435A59">
            <w:pPr>
              <w:jc w:val="center"/>
              <w:rPr>
                <w:rFonts w:ascii="Arial" w:hAnsi="Arial" w:cs="Arial"/>
                <w:color w:val="000000"/>
                <w:szCs w:val="21"/>
              </w:rPr>
            </w:pPr>
          </w:p>
        </w:tc>
        <w:tc>
          <w:tcPr>
            <w:tcW w:w="1752" w:type="dxa"/>
            <w:vAlign w:val="center"/>
          </w:tcPr>
          <w:p w14:paraId="76EDB343">
            <w:pPr>
              <w:jc w:val="center"/>
              <w:rPr>
                <w:rFonts w:ascii="Arial" w:hAnsi="Arial" w:cs="Arial"/>
                <w:color w:val="000000"/>
                <w:szCs w:val="21"/>
              </w:rPr>
            </w:pPr>
          </w:p>
        </w:tc>
        <w:tc>
          <w:tcPr>
            <w:tcW w:w="1916" w:type="dxa"/>
            <w:vAlign w:val="center"/>
          </w:tcPr>
          <w:p w14:paraId="1803149E">
            <w:pPr>
              <w:jc w:val="center"/>
              <w:rPr>
                <w:rFonts w:ascii="Arial" w:hAnsi="Arial" w:cs="Arial"/>
                <w:color w:val="000000"/>
                <w:szCs w:val="21"/>
              </w:rPr>
            </w:pPr>
          </w:p>
        </w:tc>
        <w:tc>
          <w:tcPr>
            <w:tcW w:w="1803" w:type="dxa"/>
            <w:vAlign w:val="center"/>
          </w:tcPr>
          <w:p w14:paraId="493AADDE">
            <w:pPr>
              <w:jc w:val="center"/>
              <w:rPr>
                <w:rFonts w:ascii="Arial" w:hAnsi="Arial" w:cs="Arial"/>
                <w:color w:val="000000"/>
                <w:szCs w:val="21"/>
              </w:rPr>
            </w:pPr>
          </w:p>
        </w:tc>
        <w:tc>
          <w:tcPr>
            <w:tcW w:w="2359" w:type="dxa"/>
            <w:vAlign w:val="center"/>
          </w:tcPr>
          <w:p w14:paraId="6B2CE787">
            <w:pPr>
              <w:jc w:val="center"/>
              <w:rPr>
                <w:rFonts w:ascii="Arial" w:hAnsi="Arial" w:cs="Arial"/>
                <w:color w:val="000000"/>
                <w:szCs w:val="21"/>
              </w:rPr>
            </w:pPr>
          </w:p>
        </w:tc>
        <w:tc>
          <w:tcPr>
            <w:tcW w:w="2359" w:type="dxa"/>
            <w:vAlign w:val="center"/>
          </w:tcPr>
          <w:p w14:paraId="34BB03A1">
            <w:pPr>
              <w:jc w:val="center"/>
              <w:rPr>
                <w:rFonts w:ascii="Arial" w:hAnsi="Arial" w:cs="Arial"/>
                <w:color w:val="000000"/>
                <w:szCs w:val="21"/>
              </w:rPr>
            </w:pPr>
          </w:p>
        </w:tc>
      </w:tr>
      <w:tr w14:paraId="74B2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579" w:type="dxa"/>
            <w:vAlign w:val="center"/>
          </w:tcPr>
          <w:p w14:paraId="55E984DB">
            <w:pPr>
              <w:jc w:val="center"/>
              <w:rPr>
                <w:rFonts w:ascii="Arial" w:hAnsi="Arial" w:eastAsia="等线" w:cs="Arial"/>
                <w:color w:val="000000"/>
                <w:szCs w:val="21"/>
              </w:rPr>
            </w:pPr>
            <w:r>
              <w:rPr>
                <w:rFonts w:ascii="Arial" w:hAnsi="Arial" w:eastAsia="等线" w:cs="Arial"/>
                <w:color w:val="000000"/>
                <w:szCs w:val="21"/>
              </w:rPr>
              <w:t xml:space="preserve">143202507003 </w:t>
            </w:r>
          </w:p>
        </w:tc>
        <w:tc>
          <w:tcPr>
            <w:tcW w:w="1715" w:type="dxa"/>
            <w:vAlign w:val="center"/>
          </w:tcPr>
          <w:p w14:paraId="7A9AB9EB">
            <w:pPr>
              <w:jc w:val="center"/>
              <w:rPr>
                <w:rFonts w:ascii="Arial" w:hAnsi="Arial" w:cs="Arial"/>
                <w:color w:val="000000"/>
                <w:szCs w:val="21"/>
              </w:rPr>
            </w:pPr>
          </w:p>
        </w:tc>
        <w:tc>
          <w:tcPr>
            <w:tcW w:w="1752" w:type="dxa"/>
            <w:vAlign w:val="center"/>
          </w:tcPr>
          <w:p w14:paraId="1CDB6FF3">
            <w:pPr>
              <w:jc w:val="center"/>
              <w:rPr>
                <w:rFonts w:ascii="Arial" w:hAnsi="Arial" w:cs="Arial"/>
                <w:color w:val="000000"/>
                <w:szCs w:val="21"/>
              </w:rPr>
            </w:pPr>
          </w:p>
        </w:tc>
        <w:tc>
          <w:tcPr>
            <w:tcW w:w="1916" w:type="dxa"/>
            <w:vAlign w:val="center"/>
          </w:tcPr>
          <w:p w14:paraId="29626F42">
            <w:pPr>
              <w:jc w:val="center"/>
              <w:rPr>
                <w:rFonts w:ascii="Arial" w:hAnsi="Arial" w:cs="Arial"/>
                <w:color w:val="000000"/>
                <w:szCs w:val="21"/>
              </w:rPr>
            </w:pPr>
          </w:p>
        </w:tc>
        <w:tc>
          <w:tcPr>
            <w:tcW w:w="1803" w:type="dxa"/>
            <w:vAlign w:val="center"/>
          </w:tcPr>
          <w:p w14:paraId="4052F05F">
            <w:pPr>
              <w:jc w:val="center"/>
              <w:rPr>
                <w:rFonts w:ascii="Arial" w:hAnsi="Arial" w:cs="Arial"/>
                <w:color w:val="000000"/>
                <w:szCs w:val="21"/>
              </w:rPr>
            </w:pPr>
          </w:p>
        </w:tc>
        <w:tc>
          <w:tcPr>
            <w:tcW w:w="2359" w:type="dxa"/>
            <w:vAlign w:val="center"/>
          </w:tcPr>
          <w:p w14:paraId="48DC4B98">
            <w:pPr>
              <w:jc w:val="center"/>
              <w:rPr>
                <w:rFonts w:ascii="Arial" w:hAnsi="Arial" w:cs="Arial"/>
                <w:color w:val="000000"/>
                <w:szCs w:val="21"/>
              </w:rPr>
            </w:pPr>
          </w:p>
        </w:tc>
        <w:tc>
          <w:tcPr>
            <w:tcW w:w="2359" w:type="dxa"/>
            <w:vAlign w:val="center"/>
          </w:tcPr>
          <w:p w14:paraId="464CF350">
            <w:pPr>
              <w:jc w:val="center"/>
              <w:rPr>
                <w:rFonts w:ascii="Arial" w:hAnsi="Arial" w:cs="Arial"/>
                <w:color w:val="000000"/>
                <w:szCs w:val="21"/>
              </w:rPr>
            </w:pPr>
          </w:p>
        </w:tc>
      </w:tr>
      <w:tr w14:paraId="6675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579" w:type="dxa"/>
            <w:vAlign w:val="center"/>
          </w:tcPr>
          <w:p w14:paraId="0C1579DB">
            <w:pPr>
              <w:jc w:val="center"/>
              <w:rPr>
                <w:rFonts w:ascii="Arial" w:hAnsi="Arial" w:eastAsia="等线" w:cs="Arial"/>
                <w:color w:val="000000"/>
                <w:szCs w:val="21"/>
              </w:rPr>
            </w:pPr>
            <w:r>
              <w:rPr>
                <w:rFonts w:ascii="Arial" w:hAnsi="Arial" w:eastAsia="等线" w:cs="Arial"/>
                <w:color w:val="000000"/>
                <w:szCs w:val="21"/>
              </w:rPr>
              <w:t xml:space="preserve">143202509004 </w:t>
            </w:r>
          </w:p>
        </w:tc>
        <w:tc>
          <w:tcPr>
            <w:tcW w:w="1715" w:type="dxa"/>
            <w:vAlign w:val="center"/>
          </w:tcPr>
          <w:p w14:paraId="2EF071CB">
            <w:pPr>
              <w:jc w:val="center"/>
              <w:rPr>
                <w:rFonts w:ascii="Arial" w:hAnsi="Arial" w:cs="Arial"/>
                <w:color w:val="000000"/>
                <w:szCs w:val="21"/>
              </w:rPr>
            </w:pPr>
          </w:p>
        </w:tc>
        <w:tc>
          <w:tcPr>
            <w:tcW w:w="1752" w:type="dxa"/>
            <w:vAlign w:val="center"/>
          </w:tcPr>
          <w:p w14:paraId="594A4B2A">
            <w:pPr>
              <w:jc w:val="center"/>
              <w:rPr>
                <w:rFonts w:ascii="Arial" w:hAnsi="Arial" w:cs="Arial"/>
                <w:color w:val="000000"/>
                <w:szCs w:val="21"/>
              </w:rPr>
            </w:pPr>
          </w:p>
        </w:tc>
        <w:tc>
          <w:tcPr>
            <w:tcW w:w="1916" w:type="dxa"/>
            <w:vAlign w:val="center"/>
          </w:tcPr>
          <w:p w14:paraId="123282F8">
            <w:pPr>
              <w:jc w:val="center"/>
              <w:rPr>
                <w:rFonts w:ascii="Arial" w:hAnsi="Arial" w:cs="Arial"/>
                <w:color w:val="000000"/>
                <w:szCs w:val="21"/>
              </w:rPr>
            </w:pPr>
          </w:p>
        </w:tc>
        <w:tc>
          <w:tcPr>
            <w:tcW w:w="1803" w:type="dxa"/>
            <w:vAlign w:val="center"/>
          </w:tcPr>
          <w:p w14:paraId="36D72F79">
            <w:pPr>
              <w:jc w:val="center"/>
              <w:rPr>
                <w:rFonts w:ascii="Arial" w:hAnsi="Arial" w:cs="Arial"/>
                <w:color w:val="000000"/>
                <w:szCs w:val="21"/>
              </w:rPr>
            </w:pPr>
          </w:p>
        </w:tc>
        <w:tc>
          <w:tcPr>
            <w:tcW w:w="2359" w:type="dxa"/>
            <w:vAlign w:val="center"/>
          </w:tcPr>
          <w:p w14:paraId="78450474">
            <w:pPr>
              <w:jc w:val="center"/>
              <w:rPr>
                <w:rFonts w:ascii="Arial" w:hAnsi="Arial" w:cs="Arial"/>
                <w:color w:val="000000"/>
                <w:szCs w:val="21"/>
              </w:rPr>
            </w:pPr>
          </w:p>
        </w:tc>
        <w:tc>
          <w:tcPr>
            <w:tcW w:w="2359" w:type="dxa"/>
            <w:vAlign w:val="center"/>
          </w:tcPr>
          <w:p w14:paraId="0AC8CBA2">
            <w:pPr>
              <w:jc w:val="center"/>
              <w:rPr>
                <w:rFonts w:ascii="Arial" w:hAnsi="Arial" w:cs="Arial"/>
                <w:color w:val="000000"/>
                <w:szCs w:val="21"/>
              </w:rPr>
            </w:pPr>
          </w:p>
        </w:tc>
      </w:tr>
      <w:tr w14:paraId="21BC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2579" w:type="dxa"/>
            <w:vAlign w:val="center"/>
          </w:tcPr>
          <w:p w14:paraId="3FB066C7">
            <w:pPr>
              <w:jc w:val="center"/>
              <w:rPr>
                <w:rFonts w:ascii="Arial" w:hAnsi="Arial" w:eastAsia="等线" w:cs="Arial"/>
                <w:color w:val="000000"/>
                <w:szCs w:val="21"/>
              </w:rPr>
            </w:pPr>
            <w:r>
              <w:rPr>
                <w:rFonts w:ascii="Arial" w:hAnsi="Arial" w:eastAsia="等线" w:cs="Arial"/>
                <w:color w:val="000000"/>
                <w:szCs w:val="21"/>
              </w:rPr>
              <w:t xml:space="preserve">143202509005 </w:t>
            </w:r>
          </w:p>
        </w:tc>
        <w:tc>
          <w:tcPr>
            <w:tcW w:w="1715" w:type="dxa"/>
            <w:vAlign w:val="center"/>
          </w:tcPr>
          <w:p w14:paraId="6D63A4DA">
            <w:pPr>
              <w:jc w:val="center"/>
              <w:rPr>
                <w:rFonts w:ascii="Arial" w:hAnsi="Arial" w:cs="Arial"/>
                <w:color w:val="000000"/>
                <w:szCs w:val="21"/>
              </w:rPr>
            </w:pPr>
          </w:p>
        </w:tc>
        <w:tc>
          <w:tcPr>
            <w:tcW w:w="1752" w:type="dxa"/>
            <w:vAlign w:val="center"/>
          </w:tcPr>
          <w:p w14:paraId="22B820C1">
            <w:pPr>
              <w:jc w:val="center"/>
              <w:rPr>
                <w:rFonts w:ascii="Arial" w:hAnsi="Arial" w:cs="Arial"/>
                <w:color w:val="000000"/>
                <w:szCs w:val="21"/>
              </w:rPr>
            </w:pPr>
          </w:p>
        </w:tc>
        <w:tc>
          <w:tcPr>
            <w:tcW w:w="1916" w:type="dxa"/>
            <w:vAlign w:val="center"/>
          </w:tcPr>
          <w:p w14:paraId="0CCD52C6">
            <w:pPr>
              <w:jc w:val="center"/>
              <w:rPr>
                <w:rFonts w:ascii="Arial" w:hAnsi="Arial" w:cs="Arial"/>
                <w:color w:val="000000"/>
                <w:szCs w:val="21"/>
              </w:rPr>
            </w:pPr>
          </w:p>
        </w:tc>
        <w:tc>
          <w:tcPr>
            <w:tcW w:w="1803" w:type="dxa"/>
            <w:vAlign w:val="center"/>
          </w:tcPr>
          <w:p w14:paraId="3BED346C">
            <w:pPr>
              <w:jc w:val="center"/>
              <w:rPr>
                <w:rFonts w:ascii="Arial" w:hAnsi="Arial" w:cs="Arial"/>
                <w:color w:val="000000"/>
                <w:szCs w:val="21"/>
              </w:rPr>
            </w:pPr>
          </w:p>
        </w:tc>
        <w:tc>
          <w:tcPr>
            <w:tcW w:w="2359" w:type="dxa"/>
            <w:vAlign w:val="center"/>
          </w:tcPr>
          <w:p w14:paraId="1600D972">
            <w:pPr>
              <w:jc w:val="center"/>
              <w:rPr>
                <w:rFonts w:ascii="Arial" w:hAnsi="Arial" w:cs="Arial"/>
                <w:color w:val="000000"/>
                <w:szCs w:val="21"/>
              </w:rPr>
            </w:pPr>
          </w:p>
        </w:tc>
        <w:tc>
          <w:tcPr>
            <w:tcW w:w="2359" w:type="dxa"/>
            <w:vAlign w:val="center"/>
          </w:tcPr>
          <w:p w14:paraId="39A2A575">
            <w:pPr>
              <w:jc w:val="center"/>
              <w:rPr>
                <w:rFonts w:ascii="Arial" w:hAnsi="Arial" w:cs="Arial"/>
                <w:color w:val="000000"/>
                <w:szCs w:val="21"/>
              </w:rPr>
            </w:pPr>
          </w:p>
        </w:tc>
      </w:tr>
      <w:tr w14:paraId="5BF7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2579" w:type="dxa"/>
            <w:vAlign w:val="center"/>
          </w:tcPr>
          <w:p w14:paraId="4792EA1B">
            <w:pPr>
              <w:jc w:val="center"/>
              <w:rPr>
                <w:rFonts w:ascii="Arial" w:hAnsi="Arial" w:eastAsia="等线" w:cs="Arial"/>
                <w:color w:val="000000"/>
                <w:szCs w:val="21"/>
              </w:rPr>
            </w:pPr>
            <w:r>
              <w:rPr>
                <w:rFonts w:ascii="Arial" w:hAnsi="Arial" w:eastAsia="等线" w:cs="Arial"/>
                <w:color w:val="000000"/>
                <w:szCs w:val="21"/>
              </w:rPr>
              <w:t xml:space="preserve">143202509006 </w:t>
            </w:r>
          </w:p>
        </w:tc>
        <w:tc>
          <w:tcPr>
            <w:tcW w:w="1715" w:type="dxa"/>
            <w:vAlign w:val="center"/>
          </w:tcPr>
          <w:p w14:paraId="6A2BF6A2">
            <w:pPr>
              <w:jc w:val="center"/>
              <w:rPr>
                <w:rFonts w:ascii="Arial" w:hAnsi="Arial" w:cs="Arial"/>
                <w:color w:val="000000"/>
                <w:szCs w:val="21"/>
              </w:rPr>
            </w:pPr>
          </w:p>
        </w:tc>
        <w:tc>
          <w:tcPr>
            <w:tcW w:w="1752" w:type="dxa"/>
            <w:vAlign w:val="center"/>
          </w:tcPr>
          <w:p w14:paraId="33A1831D">
            <w:pPr>
              <w:jc w:val="center"/>
              <w:rPr>
                <w:rFonts w:ascii="Arial" w:hAnsi="Arial" w:cs="Arial"/>
                <w:color w:val="000000"/>
                <w:szCs w:val="21"/>
              </w:rPr>
            </w:pPr>
          </w:p>
        </w:tc>
        <w:tc>
          <w:tcPr>
            <w:tcW w:w="1916" w:type="dxa"/>
            <w:vAlign w:val="center"/>
          </w:tcPr>
          <w:p w14:paraId="562FB657">
            <w:pPr>
              <w:jc w:val="center"/>
              <w:rPr>
                <w:rFonts w:ascii="Arial" w:hAnsi="Arial" w:cs="Arial"/>
                <w:color w:val="000000"/>
                <w:szCs w:val="21"/>
              </w:rPr>
            </w:pPr>
          </w:p>
        </w:tc>
        <w:tc>
          <w:tcPr>
            <w:tcW w:w="1803" w:type="dxa"/>
            <w:vAlign w:val="center"/>
          </w:tcPr>
          <w:p w14:paraId="7F731A64">
            <w:pPr>
              <w:jc w:val="center"/>
              <w:rPr>
                <w:rFonts w:ascii="Arial" w:hAnsi="Arial" w:cs="Arial"/>
                <w:color w:val="000000"/>
                <w:szCs w:val="21"/>
              </w:rPr>
            </w:pPr>
          </w:p>
        </w:tc>
        <w:tc>
          <w:tcPr>
            <w:tcW w:w="2359" w:type="dxa"/>
            <w:vAlign w:val="center"/>
          </w:tcPr>
          <w:p w14:paraId="7DC87904">
            <w:pPr>
              <w:jc w:val="center"/>
              <w:rPr>
                <w:rFonts w:ascii="Arial" w:hAnsi="Arial" w:cs="Arial"/>
                <w:color w:val="000000"/>
                <w:szCs w:val="21"/>
              </w:rPr>
            </w:pPr>
          </w:p>
        </w:tc>
        <w:tc>
          <w:tcPr>
            <w:tcW w:w="2359" w:type="dxa"/>
            <w:vAlign w:val="center"/>
          </w:tcPr>
          <w:p w14:paraId="0ED7970D">
            <w:pPr>
              <w:jc w:val="center"/>
              <w:rPr>
                <w:rFonts w:ascii="Arial" w:hAnsi="Arial" w:cs="Arial"/>
                <w:color w:val="000000"/>
                <w:szCs w:val="21"/>
              </w:rPr>
            </w:pPr>
          </w:p>
        </w:tc>
      </w:tr>
    </w:tbl>
    <w:p w14:paraId="2DB751C3">
      <w:pPr>
        <w:rPr>
          <w:rFonts w:ascii="Arial" w:hAnsi="Arial" w:cs="Arial"/>
          <w:sz w:val="24"/>
          <w:szCs w:val="24"/>
          <w:lang w:val="en-GB"/>
        </w:rPr>
      </w:pPr>
    </w:p>
    <w:p w14:paraId="2FC3A69D">
      <w:pPr>
        <w:spacing w:line="300" w:lineRule="exact"/>
        <w:rPr>
          <w:rFonts w:ascii="Arial" w:hAnsi="Arial" w:cs="Arial"/>
          <w:sz w:val="24"/>
          <w:szCs w:val="24"/>
        </w:rPr>
      </w:pPr>
      <w:r>
        <w:rPr>
          <w:rFonts w:ascii="Arial" w:hAnsi="Arial" w:cs="Arial"/>
          <w:sz w:val="24"/>
          <w:szCs w:val="24"/>
        </w:rPr>
        <w:t xml:space="preserve">3  </w:t>
      </w:r>
      <w:r>
        <w:rPr>
          <w:rFonts w:hint="eastAsia" w:ascii="Arial" w:hAnsi="Arial" w:cs="Arial"/>
          <w:sz w:val="24"/>
          <w:szCs w:val="24"/>
          <w:lang w:eastAsia="zh-CN"/>
        </w:rPr>
        <w:t>产品名（ll）</w:t>
      </w:r>
      <w:r>
        <w:rPr>
          <w:rFonts w:hint="eastAsia" w:ascii="Arial" w:hAnsi="Arial" w:cs="Arial"/>
          <w:sz w:val="24"/>
          <w:szCs w:val="24"/>
        </w:rPr>
        <w:t>注射液收率统计</w:t>
      </w:r>
    </w:p>
    <w:p w14:paraId="01B5B133">
      <w:pPr>
        <w:rPr>
          <w:rFonts w:ascii="Arial" w:hAnsi="Arial" w:cs="Arial"/>
          <w:sz w:val="24"/>
          <w:szCs w:val="24"/>
          <w:lang w:val="en-GB"/>
        </w:rPr>
      </w:pPr>
    </w:p>
    <w:tbl>
      <w:tblPr>
        <w:tblStyle w:val="11"/>
        <w:tblW w:w="494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8"/>
        <w:gridCol w:w="4394"/>
        <w:gridCol w:w="4394"/>
      </w:tblGrid>
      <w:tr w14:paraId="6C2B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BEBEBE" w:themeFill="background1" w:themeFillShade="BF"/>
            <w:noWrap/>
            <w:vAlign w:val="center"/>
          </w:tcPr>
          <w:p w14:paraId="0AAA31C9">
            <w:pPr>
              <w:widowControl/>
              <w:spacing w:line="400" w:lineRule="exact"/>
              <w:jc w:val="center"/>
              <w:rPr>
                <w:rFonts w:ascii="Arial" w:hAnsi="Arial" w:cs="Arial"/>
                <w:color w:val="000000"/>
                <w:kern w:val="0"/>
              </w:rPr>
            </w:pPr>
            <w:r>
              <w:rPr>
                <w:rFonts w:ascii="Arial" w:hAnsi="Arial" w:cs="Arial"/>
                <w:color w:val="000000"/>
                <w:kern w:val="0"/>
              </w:rPr>
              <w:t>批号</w:t>
            </w:r>
          </w:p>
        </w:tc>
        <w:tc>
          <w:tcPr>
            <w:tcW w:w="1525" w:type="pct"/>
            <w:shd w:val="clear" w:color="auto" w:fill="BEBEBE" w:themeFill="background1" w:themeFillShade="BF"/>
            <w:noWrap/>
            <w:vAlign w:val="center"/>
          </w:tcPr>
          <w:p w14:paraId="3E44B048">
            <w:pPr>
              <w:widowControl/>
              <w:spacing w:line="400" w:lineRule="exact"/>
              <w:jc w:val="center"/>
              <w:rPr>
                <w:rFonts w:ascii="Arial" w:hAnsi="Arial" w:cs="Arial"/>
                <w:color w:val="000000"/>
                <w:kern w:val="0"/>
              </w:rPr>
            </w:pPr>
            <w:r>
              <w:rPr>
                <w:rFonts w:hint="eastAsia" w:ascii="Arial" w:hAnsi="Arial" w:cs="Arial"/>
                <w:color w:val="000000"/>
                <w:kern w:val="0"/>
              </w:rPr>
              <w:t>成品收率</w:t>
            </w:r>
          </w:p>
        </w:tc>
        <w:tc>
          <w:tcPr>
            <w:tcW w:w="1525" w:type="pct"/>
            <w:shd w:val="clear" w:color="auto" w:fill="BEBEBE" w:themeFill="background1" w:themeFillShade="BF"/>
          </w:tcPr>
          <w:p w14:paraId="2A50024B">
            <w:pPr>
              <w:widowControl/>
              <w:spacing w:line="400" w:lineRule="exact"/>
              <w:jc w:val="center"/>
              <w:rPr>
                <w:rFonts w:ascii="Arial" w:hAnsi="Arial" w:cs="Arial"/>
                <w:color w:val="000000"/>
                <w:kern w:val="0"/>
              </w:rPr>
            </w:pPr>
            <w:r>
              <w:rPr>
                <w:rFonts w:hint="eastAsia" w:ascii="Arial" w:hAnsi="Arial" w:cs="Arial"/>
                <w:color w:val="000000"/>
                <w:kern w:val="0"/>
              </w:rPr>
              <w:t>灯检合格率</w:t>
            </w:r>
          </w:p>
        </w:tc>
      </w:tr>
      <w:tr w14:paraId="76A5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5BD43219">
            <w:pPr>
              <w:widowControl/>
              <w:spacing w:line="400" w:lineRule="exact"/>
              <w:jc w:val="center"/>
              <w:rPr>
                <w:rFonts w:ascii="Arial" w:hAnsi="Arial" w:cs="Arial"/>
                <w:color w:val="000000"/>
              </w:rPr>
            </w:pPr>
            <w:r>
              <w:rPr>
                <w:rFonts w:ascii="Arial" w:hAnsi="Arial" w:cs="Arial"/>
                <w:color w:val="000000"/>
              </w:rPr>
              <w:t>143202507001</w:t>
            </w:r>
          </w:p>
        </w:tc>
        <w:tc>
          <w:tcPr>
            <w:tcW w:w="1525" w:type="pct"/>
            <w:shd w:val="clear" w:color="auto" w:fill="auto"/>
            <w:noWrap/>
            <w:vAlign w:val="center"/>
          </w:tcPr>
          <w:p w14:paraId="7692BE92">
            <w:pPr>
              <w:widowControl/>
              <w:spacing w:line="400" w:lineRule="exact"/>
              <w:jc w:val="center"/>
              <w:rPr>
                <w:rFonts w:ascii="Arial" w:hAnsi="Arial" w:cs="Arial"/>
                <w:color w:val="000000"/>
              </w:rPr>
            </w:pPr>
          </w:p>
        </w:tc>
        <w:tc>
          <w:tcPr>
            <w:tcW w:w="1525" w:type="pct"/>
            <w:vAlign w:val="center"/>
          </w:tcPr>
          <w:p w14:paraId="4CDF7DAD">
            <w:pPr>
              <w:widowControl/>
              <w:spacing w:line="400" w:lineRule="exact"/>
              <w:jc w:val="center"/>
              <w:rPr>
                <w:rFonts w:ascii="Arial" w:hAnsi="Arial" w:cs="Arial"/>
                <w:color w:val="000000"/>
              </w:rPr>
            </w:pPr>
          </w:p>
        </w:tc>
      </w:tr>
      <w:tr w14:paraId="6DA4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5717D683">
            <w:pPr>
              <w:widowControl/>
              <w:spacing w:line="400" w:lineRule="exact"/>
              <w:jc w:val="center"/>
              <w:rPr>
                <w:rFonts w:ascii="Arial" w:hAnsi="Arial" w:cs="Arial"/>
                <w:color w:val="000000"/>
              </w:rPr>
            </w:pPr>
            <w:r>
              <w:rPr>
                <w:rFonts w:ascii="Arial" w:hAnsi="Arial" w:cs="Arial"/>
                <w:color w:val="000000"/>
              </w:rPr>
              <w:t>143202507002</w:t>
            </w:r>
          </w:p>
        </w:tc>
        <w:tc>
          <w:tcPr>
            <w:tcW w:w="1525" w:type="pct"/>
            <w:shd w:val="clear" w:color="auto" w:fill="auto"/>
            <w:noWrap/>
            <w:vAlign w:val="center"/>
          </w:tcPr>
          <w:p w14:paraId="488D3E86">
            <w:pPr>
              <w:widowControl/>
              <w:spacing w:line="400" w:lineRule="exact"/>
              <w:jc w:val="center"/>
              <w:rPr>
                <w:rFonts w:ascii="Arial" w:hAnsi="Arial" w:cs="Arial"/>
                <w:color w:val="000000"/>
              </w:rPr>
            </w:pPr>
          </w:p>
        </w:tc>
        <w:tc>
          <w:tcPr>
            <w:tcW w:w="1525" w:type="pct"/>
            <w:vAlign w:val="center"/>
          </w:tcPr>
          <w:p w14:paraId="561E7339">
            <w:pPr>
              <w:widowControl/>
              <w:spacing w:line="400" w:lineRule="exact"/>
              <w:jc w:val="center"/>
              <w:rPr>
                <w:rFonts w:ascii="Arial" w:hAnsi="Arial" w:cs="Arial"/>
                <w:color w:val="000000"/>
              </w:rPr>
            </w:pPr>
          </w:p>
        </w:tc>
      </w:tr>
      <w:tr w14:paraId="2537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59E2FACE">
            <w:pPr>
              <w:widowControl/>
              <w:spacing w:line="400" w:lineRule="exact"/>
              <w:jc w:val="center"/>
              <w:rPr>
                <w:rFonts w:ascii="Arial" w:hAnsi="Arial" w:cs="Arial"/>
                <w:color w:val="000000"/>
              </w:rPr>
            </w:pPr>
            <w:r>
              <w:rPr>
                <w:rFonts w:ascii="Arial" w:hAnsi="Arial" w:cs="Arial"/>
                <w:color w:val="000000"/>
              </w:rPr>
              <w:t>143202507003</w:t>
            </w:r>
          </w:p>
        </w:tc>
        <w:tc>
          <w:tcPr>
            <w:tcW w:w="1525" w:type="pct"/>
            <w:shd w:val="clear" w:color="auto" w:fill="auto"/>
            <w:noWrap/>
            <w:vAlign w:val="center"/>
          </w:tcPr>
          <w:p w14:paraId="73BC989C">
            <w:pPr>
              <w:widowControl/>
              <w:spacing w:line="400" w:lineRule="exact"/>
              <w:jc w:val="center"/>
              <w:rPr>
                <w:rFonts w:ascii="Arial" w:hAnsi="Arial" w:cs="Arial"/>
                <w:color w:val="000000"/>
              </w:rPr>
            </w:pPr>
          </w:p>
        </w:tc>
        <w:tc>
          <w:tcPr>
            <w:tcW w:w="1525" w:type="pct"/>
            <w:vAlign w:val="center"/>
          </w:tcPr>
          <w:p w14:paraId="05494321">
            <w:pPr>
              <w:widowControl/>
              <w:spacing w:line="400" w:lineRule="exact"/>
              <w:jc w:val="center"/>
              <w:rPr>
                <w:rFonts w:ascii="Arial" w:hAnsi="Arial" w:cs="Arial"/>
                <w:color w:val="000000"/>
              </w:rPr>
            </w:pPr>
          </w:p>
        </w:tc>
      </w:tr>
      <w:tr w14:paraId="2E09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5E7B175E">
            <w:pPr>
              <w:widowControl/>
              <w:spacing w:line="400" w:lineRule="exact"/>
              <w:jc w:val="center"/>
              <w:rPr>
                <w:rFonts w:ascii="Arial" w:hAnsi="Arial" w:cs="Arial"/>
                <w:color w:val="000000"/>
              </w:rPr>
            </w:pPr>
            <w:r>
              <w:rPr>
                <w:rFonts w:hint="eastAsia" w:ascii="Arial" w:hAnsi="Arial" w:cs="Arial"/>
                <w:color w:val="000000"/>
              </w:rPr>
              <w:t xml:space="preserve">143202509004 </w:t>
            </w:r>
          </w:p>
        </w:tc>
        <w:tc>
          <w:tcPr>
            <w:tcW w:w="1525" w:type="pct"/>
            <w:shd w:val="clear" w:color="auto" w:fill="auto"/>
            <w:noWrap/>
            <w:vAlign w:val="center"/>
          </w:tcPr>
          <w:p w14:paraId="333C5EB2">
            <w:pPr>
              <w:widowControl/>
              <w:spacing w:line="400" w:lineRule="exact"/>
              <w:jc w:val="center"/>
              <w:rPr>
                <w:rFonts w:ascii="Arial" w:hAnsi="Arial" w:cs="Arial"/>
                <w:color w:val="000000"/>
              </w:rPr>
            </w:pPr>
          </w:p>
        </w:tc>
        <w:tc>
          <w:tcPr>
            <w:tcW w:w="1525" w:type="pct"/>
            <w:vAlign w:val="center"/>
          </w:tcPr>
          <w:p w14:paraId="490AD284">
            <w:pPr>
              <w:widowControl/>
              <w:spacing w:line="400" w:lineRule="exact"/>
              <w:jc w:val="center"/>
              <w:rPr>
                <w:rFonts w:ascii="Arial" w:hAnsi="Arial" w:cs="Arial"/>
                <w:color w:val="000000"/>
              </w:rPr>
            </w:pPr>
          </w:p>
        </w:tc>
      </w:tr>
      <w:tr w14:paraId="1C16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41A1FFC3">
            <w:pPr>
              <w:widowControl/>
              <w:spacing w:line="400" w:lineRule="exact"/>
              <w:jc w:val="center"/>
              <w:rPr>
                <w:rFonts w:ascii="Arial" w:hAnsi="Arial" w:cs="Arial"/>
                <w:color w:val="000000"/>
              </w:rPr>
            </w:pPr>
            <w:r>
              <w:rPr>
                <w:rFonts w:hint="eastAsia" w:ascii="Arial" w:hAnsi="Arial" w:cs="Arial"/>
                <w:color w:val="000000"/>
              </w:rPr>
              <w:t xml:space="preserve">143202509005 </w:t>
            </w:r>
          </w:p>
        </w:tc>
        <w:tc>
          <w:tcPr>
            <w:tcW w:w="1525" w:type="pct"/>
            <w:shd w:val="clear" w:color="auto" w:fill="auto"/>
            <w:noWrap/>
            <w:vAlign w:val="center"/>
          </w:tcPr>
          <w:p w14:paraId="7EDDBFDE">
            <w:pPr>
              <w:widowControl/>
              <w:spacing w:line="400" w:lineRule="exact"/>
              <w:jc w:val="center"/>
              <w:rPr>
                <w:rFonts w:ascii="Arial" w:hAnsi="Arial" w:cs="Arial"/>
                <w:color w:val="000000"/>
              </w:rPr>
            </w:pPr>
          </w:p>
        </w:tc>
        <w:tc>
          <w:tcPr>
            <w:tcW w:w="1525" w:type="pct"/>
            <w:vAlign w:val="center"/>
          </w:tcPr>
          <w:p w14:paraId="50891288">
            <w:pPr>
              <w:widowControl/>
              <w:spacing w:line="400" w:lineRule="exact"/>
              <w:jc w:val="center"/>
              <w:rPr>
                <w:rFonts w:ascii="Arial" w:hAnsi="Arial" w:cs="Arial"/>
                <w:color w:val="000000"/>
              </w:rPr>
            </w:pPr>
          </w:p>
        </w:tc>
      </w:tr>
      <w:tr w14:paraId="262D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jc w:val="center"/>
        </w:trPr>
        <w:tc>
          <w:tcPr>
            <w:tcW w:w="1950" w:type="pct"/>
            <w:shd w:val="clear" w:color="auto" w:fill="auto"/>
            <w:noWrap/>
            <w:vAlign w:val="center"/>
          </w:tcPr>
          <w:p w14:paraId="2943E9C6">
            <w:pPr>
              <w:widowControl/>
              <w:spacing w:line="400" w:lineRule="exact"/>
              <w:jc w:val="center"/>
              <w:rPr>
                <w:rFonts w:ascii="Arial" w:hAnsi="Arial" w:cs="Arial"/>
                <w:color w:val="000000"/>
              </w:rPr>
            </w:pPr>
            <w:r>
              <w:rPr>
                <w:rFonts w:hint="eastAsia" w:ascii="Arial" w:hAnsi="Arial" w:cs="Arial"/>
                <w:color w:val="000000"/>
              </w:rPr>
              <w:t xml:space="preserve">143202509006 </w:t>
            </w:r>
          </w:p>
        </w:tc>
        <w:tc>
          <w:tcPr>
            <w:tcW w:w="1525" w:type="pct"/>
            <w:shd w:val="clear" w:color="auto" w:fill="auto"/>
            <w:noWrap/>
            <w:vAlign w:val="center"/>
          </w:tcPr>
          <w:p w14:paraId="2D6C1351">
            <w:pPr>
              <w:widowControl/>
              <w:spacing w:line="400" w:lineRule="exact"/>
              <w:jc w:val="center"/>
              <w:rPr>
                <w:rFonts w:ascii="Arial" w:hAnsi="Arial" w:cs="Arial"/>
                <w:color w:val="000000"/>
              </w:rPr>
            </w:pPr>
          </w:p>
        </w:tc>
        <w:tc>
          <w:tcPr>
            <w:tcW w:w="1525" w:type="pct"/>
            <w:vAlign w:val="center"/>
          </w:tcPr>
          <w:p w14:paraId="42E1DBE4">
            <w:pPr>
              <w:widowControl/>
              <w:spacing w:line="400" w:lineRule="exact"/>
              <w:jc w:val="center"/>
              <w:rPr>
                <w:rFonts w:ascii="Arial" w:hAnsi="Arial" w:cs="Arial"/>
                <w:color w:val="000000"/>
              </w:rPr>
            </w:pPr>
          </w:p>
        </w:tc>
      </w:tr>
    </w:tbl>
    <w:p w14:paraId="3EACE41D">
      <w:pPr>
        <w:rPr>
          <w:rFonts w:ascii="Arial" w:hAnsi="Arial" w:cs="Arial"/>
          <w:sz w:val="24"/>
          <w:szCs w:val="24"/>
          <w:lang w:val="en-GB"/>
        </w:rPr>
      </w:pPr>
    </w:p>
    <w:sectPr>
      <w:headerReference r:id="rId9" w:type="default"/>
      <w:footerReference r:id="rId10" w:type="default"/>
      <w:pgSz w:w="16838" w:h="11906" w:orient="landscape"/>
      <w:pgMar w:top="1701" w:right="1134" w:bottom="851" w:left="1134" w:header="1871" w:footer="737"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邓扬媚" w:date="2026-03-13T09:00:00Z" w:initials="邓扬媚">
    <w:p w14:paraId="4FB64813">
      <w:pPr>
        <w:pStyle w:val="3"/>
      </w:pPr>
      <w:r>
        <w:rPr>
          <w:rFonts w:hint="eastAsia"/>
        </w:rPr>
        <w:t>增加具体文件编号</w:t>
      </w:r>
    </w:p>
  </w:comment>
  <w:comment w:id="1" w:author="邓扬媚" w:date="2026-03-13T09:26:00Z" w:initials="邓扬媚">
    <w:p w14:paraId="37F0192C">
      <w:pPr>
        <w:pStyle w:val="3"/>
      </w:pPr>
      <w:r>
        <w:rPr>
          <w:rFonts w:hint="eastAsia"/>
        </w:rPr>
        <w:t>确认报告书就是无色或几乎无色澄明液体</w:t>
      </w:r>
    </w:p>
  </w:comment>
  <w:comment w:id="2" w:author="邓扬媚" w:date="2026-03-13T09:33:00Z" w:initials="邓扬媚">
    <w:p w14:paraId="6A224A0D">
      <w:pPr>
        <w:pStyle w:val="3"/>
      </w:pPr>
      <w:r>
        <w:rPr>
          <w:rFonts w:hint="eastAsia"/>
        </w:rPr>
        <w:t>不写根据什么什么报告</w:t>
      </w:r>
    </w:p>
  </w:comment>
  <w:comment w:id="3" w:author="邓扬媚" w:date="2026-03-13T09:34:00Z" w:initials="邓扬媚">
    <w:p w14:paraId="010D8837">
      <w:pPr>
        <w:pStyle w:val="3"/>
      </w:pPr>
      <w:r>
        <w:rPr>
          <w:rFonts w:hint="eastAsia"/>
        </w:rPr>
        <w:t>是都没有数据嘛</w:t>
      </w:r>
    </w:p>
  </w:comment>
  <w:comment w:id="4" w:author="邓扬媚" w:date="2026-03-13T09:39:00Z" w:initials="邓扬媚">
    <w:p w14:paraId="6B4ACB90">
      <w:pPr>
        <w:pStyle w:val="3"/>
      </w:pPr>
      <w:r>
        <w:rPr>
          <w:rFonts w:hint="eastAsia"/>
        </w:rPr>
        <w:t xml:space="preserve">格式 </w:t>
      </w:r>
    </w:p>
  </w:comment>
  <w:comment w:id="5" w:author="邓扬媚" w:date="2026-01-20T13:09:00Z" w:initials="邓扬媚">
    <w:p w14:paraId="1D0B8FDB">
      <w:pPr>
        <w:pStyle w:val="3"/>
      </w:pPr>
      <w:r>
        <w:rPr>
          <w:rFonts w:hint="eastAsia"/>
        </w:rPr>
        <w:t>返工删除</w:t>
      </w:r>
    </w:p>
  </w:comment>
  <w:comment w:id="6" w:author="邓扬媚" w:date="2026-03-13T10:06:00Z" w:initials="邓扬媚">
    <w:p w14:paraId="4EE9BE40">
      <w:pPr>
        <w:pStyle w:val="3"/>
      </w:pPr>
      <w:r>
        <w:rPr>
          <w:rFonts w:hint="eastAsia"/>
        </w:rPr>
        <w:t>变更这么多标准待确定</w:t>
      </w:r>
    </w:p>
  </w:comment>
  <w:comment w:id="7" w:author="林灿楷" w:date="2026-01-11T15:43:00Z" w:initials="林灿楷">
    <w:p w14:paraId="354F1D60">
      <w:pPr>
        <w:pStyle w:val="3"/>
      </w:pPr>
      <w:r>
        <w:rPr>
          <w:rFonts w:hint="eastAsia"/>
        </w:rPr>
        <w:t>这个不做</w:t>
      </w:r>
      <w:r>
        <w:t>报告的，要先初筛</w:t>
      </w:r>
      <w:r>
        <w:rPr>
          <w:rFonts w:hint="eastAsia"/>
          <w:lang w:val="en-US" w:eastAsia="zh-CN"/>
        </w:rPr>
        <w:t>L</w:t>
      </w:r>
      <w:r>
        <w:t>所用</w:t>
      </w:r>
      <w:r>
        <w:rPr>
          <w:rFonts w:hint="eastAsia"/>
        </w:rPr>
        <w:t>仪器仪表，</w:t>
      </w:r>
      <w:r>
        <w:t>再评价</w:t>
      </w:r>
    </w:p>
  </w:comment>
  <w:comment w:id="8" w:author="邓扬媚" w:date="2026-03-13T10:02:00Z" w:initials="邓扬媚">
    <w:p w14:paraId="4E4ADE45">
      <w:pPr>
        <w:pStyle w:val="3"/>
      </w:pPr>
      <w:r>
        <w:annotationRef/>
      </w:r>
    </w:p>
  </w:comment>
  <w:comment w:id="9" w:author="林灿楷" w:date="2026-01-14T10:07:00Z" w:initials="林灿楷">
    <w:p w14:paraId="1373FA1E">
      <w:pPr>
        <w:pStyle w:val="3"/>
      </w:pPr>
      <w:r>
        <w:rPr>
          <w:rFonts w:hint="eastAsia"/>
        </w:rPr>
        <w:t>审计</w:t>
      </w:r>
      <w:r>
        <w:t>要全部部门还是只要质保部和一车间？有些</w:t>
      </w:r>
      <w:r>
        <w:rPr>
          <w:rFonts w:hint="eastAsia"/>
        </w:rPr>
        <w:t>没</w:t>
      </w:r>
      <w:r>
        <w:t>标明责任部门</w:t>
      </w:r>
    </w:p>
  </w:comment>
  <w:comment w:id="10" w:author="林灿楷" w:date="2026-01-14T09:25:00Z" w:initials="林灿楷">
    <w:p w14:paraId="23E34F51">
      <w:pPr>
        <w:pStyle w:val="3"/>
      </w:pPr>
      <w:r>
        <w:rPr>
          <w:rFonts w:hint="eastAsia"/>
        </w:rPr>
        <w:t>审计</w:t>
      </w:r>
      <w:r>
        <w:t>部门？</w:t>
      </w:r>
      <w:r>
        <w:rPr>
          <w:rFonts w:hint="eastAsia"/>
        </w:rPr>
        <w:t>是</w:t>
      </w:r>
      <w:r>
        <w:t>责任部门吗？</w:t>
      </w:r>
    </w:p>
  </w:comment>
  <w:comment w:id="11" w:author="邓扬媚" w:date="2026-03-13T09:56:00Z" w:initials="邓扬媚">
    <w:p w14:paraId="21A245EB">
      <w:pPr>
        <w:pStyle w:val="3"/>
      </w:pPr>
      <w:r>
        <w:rPr>
          <w:rFonts w:hint="eastAsia"/>
        </w:rPr>
        <w:t>时间确认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B64813" w15:done="0"/>
  <w15:commentEx w15:paraId="37F0192C" w15:done="0"/>
  <w15:commentEx w15:paraId="6A224A0D" w15:done="0"/>
  <w15:commentEx w15:paraId="010D8837" w15:done="0"/>
  <w15:commentEx w15:paraId="6B4ACB90" w15:done="0"/>
  <w15:commentEx w15:paraId="1D0B8FDB" w15:done="0"/>
  <w15:commentEx w15:paraId="4EE9BE40" w15:done="0"/>
  <w15:commentEx w15:paraId="354F1D60" w15:done="0"/>
  <w15:commentEx w15:paraId="4E4ADE45" w15:done="0"/>
  <w15:commentEx w15:paraId="1373FA1E" w15:done="0"/>
  <w15:commentEx w15:paraId="23E34F51" w15:done="0"/>
  <w15:commentEx w15:paraId="21A245E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56031">
    <w:pPr>
      <w:pStyle w:val="7"/>
      <w:wordWrap w:val="0"/>
      <w:spacing w:line="300" w:lineRule="exact"/>
      <w:jc w:val="right"/>
      <w:rPr>
        <w:rFonts w:ascii="Arial" w:hAnsi="Arial" w:cs="Arial"/>
        <w:lang w:val="zh-CN"/>
      </w:rPr>
    </w:pPr>
    <w:r>
      <w:rPr>
        <w:rFonts w:hint="eastAsia" w:ascii="Arial" w:hAnsi="Arial" w:cs="Arial"/>
      </w:rPr>
      <w:t>控制</w:t>
    </w:r>
    <w:ins w:id="0" w:author="邓绮华" w:date="2022-01-11T08:55:00Z">
      <w:r>
        <w:rPr>
          <w:rFonts w:ascii="Arial" w:hAnsi="Arial" w:cs="Arial"/>
        </w:rPr>
        <w:t xml:space="preserve">文件  </w:t>
      </w:r>
    </w:ins>
    <w:r>
      <w:rPr>
        <w:rFonts w:ascii="Arial" w:hAnsi="Arial" w:cs="Arial"/>
      </w:rPr>
      <w:t xml:space="preserve">   </w:t>
    </w:r>
    <w:ins w:id="1" w:author="邓绮华" w:date="2022-01-11T08:55:00Z">
      <w:r>
        <w:rPr>
          <w:rFonts w:ascii="Arial" w:hAnsi="Arial" w:cs="Arial"/>
        </w:rPr>
        <w:t xml:space="preserve">                            </w:t>
      </w:r>
    </w:ins>
    <w:r>
      <w:rPr>
        <w:rFonts w:hint="eastAsia" w:ascii="Arial" w:hAnsi="Arial" w:cs="Arial"/>
        <w:szCs w:val="21"/>
      </w:rPr>
      <w:t xml:space="preserve"> </w:t>
    </w:r>
    <w:r>
      <w:rPr>
        <w:rFonts w:ascii="Arial" w:hAnsi="Arial" w:cs="Arial"/>
        <w:szCs w:val="21"/>
      </w:rPr>
      <w:t xml:space="preserve"> </w:t>
    </w:r>
    <w:ins w:id="2" w:author="邓绮华" w:date="2022-01-11T08:55:00Z">
      <w:r>
        <w:rPr>
          <w:rFonts w:ascii="Arial" w:hAnsi="Arial" w:cs="Arial"/>
          <w:szCs w:val="21"/>
        </w:rPr>
        <w:t xml:space="preserve"> </w:t>
      </w:r>
    </w:ins>
    <w:r>
      <w:rPr>
        <w:rFonts w:ascii="Arial" w:hAnsi="Arial" w:cs="Arial"/>
        <w:szCs w:val="21"/>
      </w:rPr>
      <w:t xml:space="preserve">    </w:t>
    </w:r>
    <w:ins w:id="3" w:author="邓绮华" w:date="2022-01-11T08:55:00Z">
      <w:r>
        <w:rPr>
          <w:rFonts w:ascii="Arial" w:hAnsi="Arial" w:cs="Arial"/>
          <w:szCs w:val="21"/>
        </w:rPr>
        <w:t xml:space="preserve"> </w:t>
      </w:r>
    </w:ins>
    <w:r>
      <w:rPr>
        <w:rFonts w:ascii="Arial" w:hAnsi="Arial" w:cs="Arial"/>
        <w:szCs w:val="21"/>
      </w:rPr>
      <w:t xml:space="preserve">  </w:t>
    </w:r>
    <w:ins w:id="4" w:author="邓绮华" w:date="2022-01-11T08:55:00Z">
      <w:r>
        <w:rPr>
          <w:rFonts w:ascii="Arial" w:hAnsi="Arial" w:cs="Arial"/>
          <w:szCs w:val="21"/>
        </w:rPr>
        <w:t xml:space="preserve"> </w:t>
      </w:r>
    </w:ins>
    <w:r>
      <w:rPr>
        <w:rFonts w:hint="eastAsia" w:ascii="Arial" w:hAnsi="Arial" w:cs="Arial"/>
        <w:szCs w:val="21"/>
      </w:rPr>
      <w:t xml:space="preserve"> </w:t>
    </w:r>
    <w:r>
      <w:rPr>
        <w:rFonts w:ascii="Arial" w:hAnsi="Arial" w:cs="Arial"/>
        <w:szCs w:val="21"/>
      </w:rPr>
      <w:t xml:space="preserve"> </w:t>
    </w:r>
    <w:ins w:id="5" w:author="邓绮华" w:date="2022-01-11T08:55:00Z">
      <w:r>
        <w:rPr>
          <w:rFonts w:ascii="Arial" w:hAnsi="Arial" w:cs="Arial"/>
          <w:szCs w:val="21"/>
        </w:rPr>
        <w:t xml:space="preserve"> </w:t>
      </w:r>
    </w:ins>
    <w:r>
      <w:rPr>
        <w:rFonts w:ascii="Arial" w:hAnsi="Arial" w:cs="Arial"/>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8A8C4">
    <w:pPr>
      <w:pStyle w:val="7"/>
      <w:pBdr>
        <w:top w:val="single" w:color="auto" w:sz="4" w:space="1"/>
      </w:pBdr>
      <w:wordWrap w:val="0"/>
      <w:spacing w:line="300" w:lineRule="exact"/>
      <w:jc w:val="right"/>
      <w:rPr>
        <w:rFonts w:ascii="Arial" w:hAnsi="Arial" w:cs="Arial"/>
        <w:lang w:val="zh-CN"/>
      </w:rPr>
    </w:pPr>
    <w:r>
      <w:rPr>
        <w:rFonts w:hint="eastAsia" w:ascii="Arial" w:hAnsi="Arial" w:cs="Arial"/>
      </w:rPr>
      <w:t>控制</w:t>
    </w:r>
    <w:ins w:id="6" w:author="邓绮华" w:date="2022-01-11T08:55:00Z">
      <w:r>
        <w:rPr>
          <w:rFonts w:ascii="Arial" w:hAnsi="Arial" w:cs="Arial"/>
        </w:rPr>
        <w:t xml:space="preserve">文件  </w:t>
      </w:r>
    </w:ins>
    <w:r>
      <w:rPr>
        <w:rFonts w:ascii="Arial" w:hAnsi="Arial" w:cs="Arial"/>
      </w:rPr>
      <w:t xml:space="preserve">   </w:t>
    </w:r>
    <w:ins w:id="7" w:author="邓绮华" w:date="2022-01-11T08:55:00Z">
      <w:r>
        <w:rPr>
          <w:rFonts w:ascii="Arial" w:hAnsi="Arial" w:cs="Arial"/>
        </w:rPr>
        <w:t xml:space="preserve">                            </w:t>
      </w:r>
    </w:ins>
    <w:ins w:id="8" w:author="邓绮华" w:date="2022-01-11T08:55:00Z">
      <w:r>
        <w:rPr>
          <w:rFonts w:ascii="Arial" w:hAnsi="Arial" w:cs="Arial"/>
          <w:szCs w:val="21"/>
        </w:rPr>
        <w:t xml:space="preserve">第 </w:t>
      </w:r>
    </w:ins>
    <w:ins w:id="9" w:author="邓绮华" w:date="2022-01-11T08:55:00Z">
      <w:r>
        <w:rPr>
          <w:rFonts w:ascii="Arial" w:hAnsi="Arial" w:cs="Arial"/>
          <w:szCs w:val="21"/>
        </w:rPr>
        <w:fldChar w:fldCharType="begin"/>
      </w:r>
    </w:ins>
    <w:ins w:id="10" w:author="邓绮华" w:date="2022-01-11T08:55:00Z">
      <w:r>
        <w:rPr>
          <w:rFonts w:ascii="Arial" w:hAnsi="Arial" w:cs="Arial"/>
          <w:szCs w:val="21"/>
        </w:rPr>
        <w:instrText xml:space="preserve"> PAGE </w:instrText>
      </w:r>
    </w:ins>
    <w:ins w:id="11" w:author="邓绮华" w:date="2022-01-11T08:55:00Z">
      <w:r>
        <w:rPr>
          <w:rFonts w:ascii="Arial" w:hAnsi="Arial" w:cs="Arial"/>
          <w:szCs w:val="21"/>
        </w:rPr>
        <w:fldChar w:fldCharType="separate"/>
      </w:r>
    </w:ins>
    <w:r>
      <w:rPr>
        <w:rFonts w:ascii="Arial" w:hAnsi="Arial" w:cs="Arial"/>
        <w:szCs w:val="21"/>
      </w:rPr>
      <w:t>24</w:t>
    </w:r>
    <w:ins w:id="12" w:author="邓绮华" w:date="2022-01-11T08:55:00Z">
      <w:r>
        <w:rPr>
          <w:rFonts w:ascii="Arial" w:hAnsi="Arial" w:cs="Arial"/>
          <w:szCs w:val="21"/>
        </w:rPr>
        <w:fldChar w:fldCharType="end"/>
      </w:r>
    </w:ins>
    <w:ins w:id="13" w:author="邓绮华" w:date="2022-01-11T08:55:00Z">
      <w:r>
        <w:rPr>
          <w:rFonts w:ascii="Arial" w:hAnsi="Arial" w:cs="Arial"/>
          <w:szCs w:val="21"/>
        </w:rPr>
        <w:t xml:space="preserve"> 页 </w:t>
      </w:r>
    </w:ins>
    <w:r>
      <w:rPr>
        <w:rFonts w:ascii="Arial" w:hAnsi="Arial" w:cs="Arial"/>
        <w:szCs w:val="21"/>
      </w:rPr>
      <w:t xml:space="preserve"> </w:t>
    </w:r>
    <w:ins w:id="14" w:author="邓绮华" w:date="2022-01-11T08:55:00Z">
      <w:r>
        <w:rPr>
          <w:rFonts w:ascii="Arial" w:hAnsi="Arial" w:cs="Arial"/>
          <w:szCs w:val="21"/>
        </w:rPr>
        <w:t xml:space="preserve">共 </w:t>
      </w:r>
    </w:ins>
    <w:r>
      <w:rPr>
        <w:rFonts w:ascii="Arial" w:hAnsi="Arial" w:cs="Arial"/>
        <w:szCs w:val="21"/>
      </w:rPr>
      <w:t>34</w:t>
    </w:r>
    <w:ins w:id="15" w:author="邓绮华" w:date="2022-01-11T08:55:00Z">
      <w:r>
        <w:rPr>
          <w:rFonts w:ascii="Arial" w:hAnsi="Arial" w:cs="Arial"/>
          <w:szCs w:val="21"/>
        </w:rPr>
        <w:t>页</w:t>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88A3E">
    <w:pPr>
      <w:pStyle w:val="7"/>
      <w:pBdr>
        <w:top w:val="single" w:color="auto" w:sz="4" w:space="1"/>
      </w:pBdr>
      <w:wordWrap w:val="0"/>
      <w:spacing w:line="300" w:lineRule="exact"/>
      <w:ind w:right="180"/>
      <w:jc w:val="right"/>
      <w:rPr>
        <w:rFonts w:ascii="Arial" w:hAnsi="Arial" w:cs="Arial"/>
        <w:lang w:val="zh-CN"/>
      </w:rPr>
    </w:pPr>
    <w:r>
      <w:rPr>
        <w:rFonts w:hint="eastAsia" w:ascii="Arial" w:hAnsi="Arial" w:cs="Arial"/>
      </w:rPr>
      <w:t>控制</w:t>
    </w:r>
    <w:ins w:id="16" w:author="邓绮华" w:date="2022-01-11T08:55:00Z">
      <w:r>
        <w:rPr>
          <w:rFonts w:ascii="Arial" w:hAnsi="Arial" w:cs="Arial"/>
        </w:rPr>
        <w:t xml:space="preserve">文件  </w:t>
      </w:r>
    </w:ins>
    <w:r>
      <w:rPr>
        <w:rFonts w:ascii="Arial" w:hAnsi="Arial" w:cs="Arial"/>
      </w:rPr>
      <w:t xml:space="preserve">                        </w:t>
    </w:r>
    <w:ins w:id="17" w:author="邓绮华" w:date="2022-01-11T08:55:00Z">
      <w:r>
        <w:rPr>
          <w:rFonts w:ascii="Arial" w:hAnsi="Arial" w:cs="Arial"/>
        </w:rPr>
        <w:t xml:space="preserve">                            </w:t>
      </w:r>
    </w:ins>
    <w:ins w:id="18" w:author="邓绮华" w:date="2022-01-11T08:55:00Z">
      <w:r>
        <w:rPr>
          <w:rFonts w:ascii="Arial" w:hAnsi="Arial" w:cs="Arial"/>
          <w:szCs w:val="21"/>
        </w:rPr>
        <w:t xml:space="preserve">第 </w:t>
      </w:r>
    </w:ins>
    <w:ins w:id="19" w:author="邓绮华" w:date="2022-01-11T08:55:00Z">
      <w:r>
        <w:rPr>
          <w:rFonts w:ascii="Arial" w:hAnsi="Arial" w:cs="Arial"/>
          <w:szCs w:val="21"/>
        </w:rPr>
        <w:fldChar w:fldCharType="begin"/>
      </w:r>
    </w:ins>
    <w:ins w:id="20" w:author="邓绮华" w:date="2022-01-11T08:55:00Z">
      <w:r>
        <w:rPr>
          <w:rFonts w:ascii="Arial" w:hAnsi="Arial" w:cs="Arial"/>
          <w:szCs w:val="21"/>
        </w:rPr>
        <w:instrText xml:space="preserve"> PAGE </w:instrText>
      </w:r>
    </w:ins>
    <w:ins w:id="21" w:author="邓绮华" w:date="2022-01-11T08:55:00Z">
      <w:r>
        <w:rPr>
          <w:rFonts w:ascii="Arial" w:hAnsi="Arial" w:cs="Arial"/>
          <w:szCs w:val="21"/>
        </w:rPr>
        <w:fldChar w:fldCharType="separate"/>
      </w:r>
    </w:ins>
    <w:r>
      <w:rPr>
        <w:rFonts w:ascii="Arial" w:hAnsi="Arial" w:cs="Arial"/>
        <w:szCs w:val="21"/>
      </w:rPr>
      <w:t>26</w:t>
    </w:r>
    <w:ins w:id="22" w:author="邓绮华" w:date="2022-01-11T08:55:00Z">
      <w:r>
        <w:rPr>
          <w:rFonts w:ascii="Arial" w:hAnsi="Arial" w:cs="Arial"/>
          <w:szCs w:val="21"/>
        </w:rPr>
        <w:fldChar w:fldCharType="end"/>
      </w:r>
    </w:ins>
    <w:ins w:id="23" w:author="邓绮华" w:date="2022-01-11T08:55:00Z">
      <w:r>
        <w:rPr>
          <w:rFonts w:ascii="Arial" w:hAnsi="Arial" w:cs="Arial"/>
          <w:szCs w:val="21"/>
        </w:rPr>
        <w:t xml:space="preserve"> 页</w:t>
      </w:r>
    </w:ins>
    <w:r>
      <w:rPr>
        <w:rFonts w:hint="eastAsia" w:ascii="Arial" w:hAnsi="Arial" w:cs="Arial"/>
        <w:szCs w:val="21"/>
      </w:rPr>
      <w:t xml:space="preserve"> </w:t>
    </w:r>
    <w:ins w:id="24" w:author="邓绮华" w:date="2022-01-11T08:55:00Z">
      <w:r>
        <w:rPr>
          <w:rFonts w:ascii="Arial" w:hAnsi="Arial" w:cs="Arial"/>
          <w:szCs w:val="21"/>
        </w:rPr>
        <w:t xml:space="preserve"> 共 </w:t>
      </w:r>
    </w:ins>
    <w:r>
      <w:rPr>
        <w:rFonts w:ascii="Arial" w:hAnsi="Arial" w:cs="Arial"/>
        <w:szCs w:val="21"/>
      </w:rPr>
      <w:t xml:space="preserve">34 </w:t>
    </w:r>
    <w:ins w:id="25" w:author="邓绮华" w:date="2022-01-11T08:55:00Z">
      <w:r>
        <w:rPr>
          <w:rFonts w:ascii="Arial" w:hAnsi="Arial" w:cs="Arial"/>
          <w:szCs w:val="21"/>
        </w:rPr>
        <w:t>页</w:t>
      </w:r>
    </w:ins>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5005"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7936"/>
    </w:tblGrid>
    <w:tr w14:paraId="2395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rPr>
      <w:tc>
        <w:tcPr>
          <w:tcW w:w="883" w:type="pct"/>
          <w:vAlign w:val="center"/>
        </w:tcPr>
        <w:p w14:paraId="234B620F">
          <w:pPr>
            <w:spacing w:line="400" w:lineRule="exact"/>
            <w:rPr>
              <w:rFonts w:ascii="宋体" w:hAnsi="宋体" w:cs="Arial"/>
              <w:sz w:val="18"/>
            </w:rPr>
          </w:pPr>
          <w:r>
            <w:tab/>
          </w:r>
          <w:r>
            <w:rPr>
              <w:rFonts w:hint="eastAsia" w:ascii="宋体" w:hAnsi="宋体" w:cs="Arial"/>
              <w:sz w:val="18"/>
            </w:rPr>
            <w:t>文件名称</w:t>
          </w:r>
        </w:p>
      </w:tc>
      <w:tc>
        <w:tcPr>
          <w:tcW w:w="4117" w:type="pct"/>
          <w:vAlign w:val="center"/>
        </w:tcPr>
        <w:p w14:paraId="1DFD904D">
          <w:pPr>
            <w:spacing w:line="400" w:lineRule="exact"/>
            <w:jc w:val="center"/>
            <w:rPr>
              <w:rFonts w:ascii="黑体" w:hAnsi="黑体" w:eastAsia="黑体" w:cs="Arial"/>
              <w:spacing w:val="-12"/>
              <w:sz w:val="36"/>
              <w:szCs w:val="36"/>
            </w:rPr>
          </w:pPr>
          <w:r>
            <w:rPr>
              <w:rFonts w:ascii="Arial" w:hAnsi="Arial" w:eastAsia="黑体" w:cs="Arial"/>
              <w:sz w:val="36"/>
              <w:szCs w:val="36"/>
            </w:rPr>
            <w:t>2025年</w:t>
          </w:r>
          <w:r>
            <w:rPr>
              <w:rFonts w:hint="eastAsia" w:ascii="黑体" w:hAnsi="黑体" w:eastAsia="黑体" w:cs="Arial"/>
              <w:sz w:val="36"/>
              <w:szCs w:val="36"/>
              <w:lang w:eastAsia="zh-CN"/>
            </w:rPr>
            <w:t>产品名（ll）</w:t>
          </w:r>
          <w:r>
            <w:rPr>
              <w:rFonts w:hint="eastAsia" w:ascii="黑体" w:hAnsi="黑体" w:eastAsia="黑体" w:cs="Arial"/>
              <w:sz w:val="36"/>
              <w:szCs w:val="36"/>
            </w:rPr>
            <w:t>注射液质量</w:t>
          </w:r>
          <w:r>
            <w:rPr>
              <w:rFonts w:ascii="黑体" w:hAnsi="黑体" w:eastAsia="黑体" w:cs="Arial"/>
              <w:sz w:val="36"/>
              <w:szCs w:val="36"/>
            </w:rPr>
            <w:t>回顾分析报告</w:t>
          </w:r>
        </w:p>
      </w:tc>
    </w:tr>
    <w:tr w14:paraId="166D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83" w:type="pct"/>
          <w:vAlign w:val="center"/>
        </w:tcPr>
        <w:p w14:paraId="3B26C909">
          <w:pPr>
            <w:spacing w:line="400" w:lineRule="exact"/>
            <w:jc w:val="center"/>
            <w:rPr>
              <w:rFonts w:ascii="宋体" w:hAnsi="宋体" w:cs="Arial"/>
              <w:sz w:val="18"/>
            </w:rPr>
          </w:pPr>
          <w:r>
            <w:rPr>
              <w:rFonts w:hint="eastAsia" w:ascii="宋体" w:hAnsi="宋体" w:cs="Arial"/>
              <w:sz w:val="18"/>
            </w:rPr>
            <w:t>文件编号</w:t>
          </w:r>
        </w:p>
      </w:tc>
      <w:tc>
        <w:tcPr>
          <w:tcW w:w="4117" w:type="pct"/>
          <w:vAlign w:val="center"/>
        </w:tcPr>
        <w:p w14:paraId="59FB3D5A">
          <w:pPr>
            <w:spacing w:line="400" w:lineRule="exact"/>
            <w:rPr>
              <w:rFonts w:ascii="Arial" w:hAnsi="Arial" w:cs="Arial"/>
              <w:sz w:val="18"/>
              <w:szCs w:val="18"/>
            </w:rPr>
          </w:pPr>
          <w:r>
            <w:rPr>
              <w:rFonts w:ascii="Arial" w:hAnsi="Arial" w:cs="Arial"/>
              <w:sz w:val="18"/>
              <w:szCs w:val="18"/>
            </w:rPr>
            <w:t>GR-Q040080.01</w:t>
          </w:r>
        </w:p>
      </w:tc>
    </w:tr>
  </w:tbl>
  <w:p w14:paraId="31C5E631">
    <w:pPr>
      <w:pStyle w:val="8"/>
      <w:tabs>
        <w:tab w:val="left" w:pos="864"/>
      </w:tabs>
      <w:spacing w:line="400" w:lineRule="exact"/>
      <w:jc w:val="both"/>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500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7558"/>
      <w:gridCol w:w="993"/>
    </w:tblGrid>
    <w:tr w14:paraId="685D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565" w:type="pct"/>
          <w:vMerge w:val="restart"/>
          <w:vAlign w:val="center"/>
        </w:tcPr>
        <w:p w14:paraId="70BF3708">
          <w:pPr>
            <w:spacing w:line="0" w:lineRule="atLeast"/>
            <w:jc w:val="center"/>
            <w:rPr>
              <w:rFonts w:ascii="宋体" w:hAnsi="宋体" w:cs="Arial"/>
              <w:sz w:val="18"/>
            </w:rPr>
          </w:pPr>
          <w:bookmarkStart w:id="25" w:name="_Hlk55378277"/>
          <w:r>
            <w:drawing>
              <wp:inline distT="0" distB="0" distL="0" distR="0">
                <wp:extent cx="542925" cy="5429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2925" cy="542925"/>
                        </a:xfrm>
                        <a:prstGeom prst="rect">
                          <a:avLst/>
                        </a:prstGeom>
                        <a:noFill/>
                        <a:ln>
                          <a:noFill/>
                        </a:ln>
                      </pic:spPr>
                    </pic:pic>
                  </a:graphicData>
                </a:graphic>
              </wp:inline>
            </w:drawing>
          </w:r>
        </w:p>
      </w:tc>
      <w:tc>
        <w:tcPr>
          <w:tcW w:w="3920" w:type="pct"/>
          <w:vAlign w:val="center"/>
        </w:tcPr>
        <w:p w14:paraId="72AF2CC2">
          <w:pPr>
            <w:spacing w:line="400" w:lineRule="exact"/>
            <w:jc w:val="center"/>
            <w:rPr>
              <w:rFonts w:ascii="Arial" w:hAnsi="Arial" w:cs="Arial"/>
              <w:sz w:val="18"/>
            </w:rPr>
          </w:pPr>
          <w:r>
            <w:rPr>
              <w:rFonts w:hint="eastAsia" w:ascii="Arial" w:hAnsi="Arial" w:eastAsia="黑体" w:cs="Arial"/>
              <w:sz w:val="36"/>
              <w:szCs w:val="36"/>
            </w:rPr>
            <w:t>文件编制格式管理规程</w:t>
          </w:r>
        </w:p>
      </w:tc>
      <w:tc>
        <w:tcPr>
          <w:tcW w:w="515" w:type="pct"/>
          <w:vAlign w:val="center"/>
        </w:tcPr>
        <w:p w14:paraId="4554FC3F">
          <w:pPr>
            <w:spacing w:line="400" w:lineRule="exact"/>
            <w:jc w:val="left"/>
            <w:rPr>
              <w:rFonts w:ascii="等线" w:hAnsi="等线" w:eastAsia="等线" w:cs="Arial"/>
              <w:sz w:val="18"/>
            </w:rPr>
          </w:pPr>
          <w:r>
            <w:rPr>
              <w:rFonts w:hint="eastAsia" w:ascii="等线" w:hAnsi="等线" w:eastAsia="等线" w:cs="Arial"/>
              <w:sz w:val="18"/>
            </w:rPr>
            <w:t>版本：0</w:t>
          </w:r>
          <w:r>
            <w:rPr>
              <w:rFonts w:ascii="等线" w:hAnsi="等线" w:eastAsia="等线" w:cs="Arial"/>
              <w:sz w:val="18"/>
            </w:rPr>
            <w:t>1</w:t>
          </w:r>
        </w:p>
      </w:tc>
    </w:tr>
    <w:tr w14:paraId="2085C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565" w:type="pct"/>
          <w:vMerge w:val="continue"/>
          <w:vAlign w:val="center"/>
        </w:tcPr>
        <w:p w14:paraId="739EA841">
          <w:pPr>
            <w:spacing w:line="0" w:lineRule="atLeast"/>
            <w:jc w:val="center"/>
            <w:rPr>
              <w:rFonts w:ascii="宋体" w:hAnsi="宋体" w:cs="Arial"/>
              <w:sz w:val="18"/>
            </w:rPr>
          </w:pPr>
        </w:p>
      </w:tc>
      <w:tc>
        <w:tcPr>
          <w:tcW w:w="3920" w:type="pct"/>
          <w:vAlign w:val="center"/>
        </w:tcPr>
        <w:p w14:paraId="28A9CD03">
          <w:pPr>
            <w:spacing w:line="400" w:lineRule="exact"/>
            <w:jc w:val="left"/>
            <w:rPr>
              <w:rFonts w:ascii="宋体" w:hAnsi="宋体" w:cs="Arial"/>
              <w:sz w:val="18"/>
              <w:szCs w:val="18"/>
            </w:rPr>
          </w:pPr>
          <w:r>
            <w:rPr>
              <w:rFonts w:hint="eastAsia" w:ascii="Arial" w:hAnsi="Arial" w:cs="Arial"/>
              <w:sz w:val="18"/>
            </w:rPr>
            <w:t>文件编号：</w:t>
          </w:r>
          <w:r>
            <w:rPr>
              <w:rFonts w:ascii="Arial" w:hAnsi="Arial" w:cs="Arial"/>
              <w:sz w:val="18"/>
            </w:rPr>
            <w:t>SMP-Q00000</w:t>
          </w:r>
          <w:r>
            <w:rPr>
              <w:rFonts w:ascii="Arial" w:hAnsi="Arial" w:cs="Arial"/>
              <w:sz w:val="18"/>
              <w:highlight w:val="yellow"/>
            </w:rPr>
            <w:t>02</w:t>
          </w:r>
        </w:p>
      </w:tc>
      <w:tc>
        <w:tcPr>
          <w:tcW w:w="515" w:type="pct"/>
          <w:vAlign w:val="center"/>
        </w:tcPr>
        <w:p w14:paraId="152AA843">
          <w:pPr>
            <w:spacing w:line="400" w:lineRule="exact"/>
            <w:jc w:val="left"/>
            <w:rPr>
              <w:rFonts w:ascii="等线" w:hAnsi="等线" w:eastAsia="等线" w:cs="Arial"/>
              <w:sz w:val="18"/>
              <w:szCs w:val="18"/>
            </w:rPr>
          </w:pPr>
          <w:r>
            <w:rPr>
              <w:rFonts w:hint="eastAsia" w:ascii="等线" w:hAnsi="等线" w:eastAsia="等线" w:cs="Arial"/>
              <w:sz w:val="18"/>
            </w:rPr>
            <w:t>页数</w:t>
          </w:r>
          <w:r>
            <w:rPr>
              <w:rFonts w:hint="eastAsia" w:ascii="等线" w:hAnsi="等线" w:eastAsia="等线" w:cs="Arial"/>
              <w:sz w:val="18"/>
              <w:szCs w:val="18"/>
            </w:rPr>
            <w:t>：6</w:t>
          </w:r>
        </w:p>
      </w:tc>
    </w:tr>
    <w:bookmarkEnd w:id="25"/>
  </w:tbl>
  <w:p w14:paraId="4630DE0A">
    <w:pPr>
      <w:pStyle w:val="8"/>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336B1">
    <w:pPr>
      <w:pStyle w:val="8"/>
      <w:tabs>
        <w:tab w:val="left" w:pos="864"/>
      </w:tabs>
      <w:jc w:val="both"/>
    </w:pPr>
  </w:p>
  <w:tbl>
    <w:tblPr>
      <w:tblStyle w:val="11"/>
      <w:tblW w:w="4965"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12064"/>
    </w:tblGrid>
    <w:tr w14:paraId="1078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10" w:hRule="atLeast"/>
      </w:trPr>
      <w:tc>
        <w:tcPr>
          <w:tcW w:w="828" w:type="pct"/>
          <w:vAlign w:val="center"/>
        </w:tcPr>
        <w:p w14:paraId="73A5FB5D">
          <w:pPr>
            <w:spacing w:line="400" w:lineRule="exact"/>
            <w:jc w:val="center"/>
            <w:rPr>
              <w:rFonts w:ascii="宋体" w:hAnsi="宋体" w:cs="Arial"/>
              <w:sz w:val="18"/>
            </w:rPr>
          </w:pPr>
          <w:r>
            <w:rPr>
              <w:rFonts w:hint="eastAsia" w:ascii="宋体" w:hAnsi="宋体" w:cs="Arial"/>
              <w:sz w:val="18"/>
            </w:rPr>
            <w:t>文件名称</w:t>
          </w:r>
        </w:p>
      </w:tc>
      <w:tc>
        <w:tcPr>
          <w:tcW w:w="4172" w:type="pct"/>
          <w:vAlign w:val="center"/>
        </w:tcPr>
        <w:p w14:paraId="41A92189">
          <w:pPr>
            <w:spacing w:line="400" w:lineRule="exact"/>
            <w:jc w:val="center"/>
            <w:rPr>
              <w:rFonts w:ascii="黑体" w:hAnsi="黑体" w:eastAsia="黑体" w:cs="Arial"/>
              <w:spacing w:val="-12"/>
              <w:sz w:val="36"/>
              <w:szCs w:val="36"/>
            </w:rPr>
          </w:pPr>
          <w:r>
            <w:rPr>
              <w:rFonts w:ascii="Arial" w:hAnsi="Arial" w:eastAsia="黑体" w:cs="Arial"/>
              <w:sz w:val="36"/>
              <w:szCs w:val="36"/>
            </w:rPr>
            <w:t>2025年</w:t>
          </w:r>
          <w:r>
            <w:rPr>
              <w:rFonts w:hint="eastAsia" w:ascii="Arial" w:hAnsi="Arial" w:eastAsia="黑体" w:cs="Arial"/>
              <w:sz w:val="36"/>
              <w:szCs w:val="36"/>
              <w:lang w:eastAsia="zh-CN"/>
            </w:rPr>
            <w:t>产品名（ll）</w:t>
          </w:r>
          <w:r>
            <w:rPr>
              <w:rFonts w:hint="eastAsia" w:ascii="黑体" w:hAnsi="黑体" w:eastAsia="黑体" w:cs="Arial"/>
              <w:sz w:val="36"/>
              <w:szCs w:val="36"/>
            </w:rPr>
            <w:t>质量</w:t>
          </w:r>
          <w:r>
            <w:rPr>
              <w:rFonts w:ascii="黑体" w:hAnsi="黑体" w:eastAsia="黑体" w:cs="Arial"/>
              <w:sz w:val="36"/>
              <w:szCs w:val="36"/>
            </w:rPr>
            <w:t>回顾分析报告</w:t>
          </w:r>
        </w:p>
      </w:tc>
    </w:tr>
    <w:tr w14:paraId="41A7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28" w:type="pct"/>
          <w:vAlign w:val="center"/>
        </w:tcPr>
        <w:p w14:paraId="749E9AAB">
          <w:pPr>
            <w:spacing w:line="400" w:lineRule="exact"/>
            <w:jc w:val="center"/>
            <w:rPr>
              <w:rFonts w:ascii="宋体" w:hAnsi="宋体" w:cs="Arial"/>
              <w:sz w:val="18"/>
            </w:rPr>
          </w:pPr>
          <w:r>
            <w:rPr>
              <w:rFonts w:hint="eastAsia" w:ascii="宋体" w:hAnsi="宋体" w:cs="Arial"/>
              <w:sz w:val="18"/>
            </w:rPr>
            <w:t>文件编号</w:t>
          </w:r>
        </w:p>
      </w:tc>
      <w:tc>
        <w:tcPr>
          <w:tcW w:w="4172" w:type="pct"/>
          <w:vAlign w:val="center"/>
        </w:tcPr>
        <w:p w14:paraId="03A08F55">
          <w:pPr>
            <w:spacing w:line="400" w:lineRule="exact"/>
            <w:rPr>
              <w:rFonts w:ascii="Arial" w:hAnsi="Arial" w:cs="Arial"/>
              <w:sz w:val="18"/>
              <w:szCs w:val="18"/>
            </w:rPr>
          </w:pPr>
          <w:r>
            <w:rPr>
              <w:rFonts w:hint="eastAsia" w:ascii="Arial" w:hAnsi="Arial" w:cs="Arial"/>
              <w:sz w:val="18"/>
              <w:szCs w:val="18"/>
            </w:rPr>
            <w:t>GR-Q0400</w:t>
          </w:r>
          <w:r>
            <w:rPr>
              <w:rFonts w:ascii="Arial" w:hAnsi="Arial" w:cs="Arial"/>
              <w:sz w:val="18"/>
              <w:szCs w:val="18"/>
            </w:rPr>
            <w:t>80</w:t>
          </w:r>
          <w:r>
            <w:rPr>
              <w:rFonts w:hint="eastAsia" w:ascii="Arial" w:hAnsi="Arial" w:cs="Arial"/>
              <w:sz w:val="18"/>
              <w:szCs w:val="18"/>
            </w:rPr>
            <w:t>.01</w:t>
          </w:r>
        </w:p>
      </w:tc>
    </w:tr>
  </w:tbl>
  <w:p w14:paraId="4ADE0B49">
    <w:pPr>
      <w:pStyle w:val="8"/>
      <w:tabs>
        <w:tab w:val="left" w:pos="864"/>
      </w:tabs>
      <w:jc w:val="both"/>
    </w:pPr>
    <w:r>
      <w:tab/>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邓绮华">
    <w15:presenceInfo w15:providerId="None" w15:userId="邓绮华"/>
  </w15:person>
  <w15:person w15:author="邓扬媚">
    <w15:presenceInfo w15:providerId="None" w15:userId="邓扬媚"/>
  </w15:person>
  <w15:person w15:author="林灿楷">
    <w15:presenceInfo w15:providerId="None" w15:userId="林灿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3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698"/>
    <w:rsid w:val="000028EA"/>
    <w:rsid w:val="00004FB8"/>
    <w:rsid w:val="000052B3"/>
    <w:rsid w:val="000059CD"/>
    <w:rsid w:val="0000603E"/>
    <w:rsid w:val="00007D52"/>
    <w:rsid w:val="00007E7B"/>
    <w:rsid w:val="000102E5"/>
    <w:rsid w:val="000121E2"/>
    <w:rsid w:val="00014394"/>
    <w:rsid w:val="00014EED"/>
    <w:rsid w:val="00017E98"/>
    <w:rsid w:val="00021515"/>
    <w:rsid w:val="0002267A"/>
    <w:rsid w:val="000236F7"/>
    <w:rsid w:val="000252EA"/>
    <w:rsid w:val="00026688"/>
    <w:rsid w:val="000272D0"/>
    <w:rsid w:val="00027D9D"/>
    <w:rsid w:val="00030D04"/>
    <w:rsid w:val="00031458"/>
    <w:rsid w:val="00035919"/>
    <w:rsid w:val="00035A24"/>
    <w:rsid w:val="000374F5"/>
    <w:rsid w:val="000378AC"/>
    <w:rsid w:val="00037F73"/>
    <w:rsid w:val="000416D1"/>
    <w:rsid w:val="00042794"/>
    <w:rsid w:val="00045AEE"/>
    <w:rsid w:val="00045DAF"/>
    <w:rsid w:val="0004615A"/>
    <w:rsid w:val="00046745"/>
    <w:rsid w:val="00046E34"/>
    <w:rsid w:val="00047207"/>
    <w:rsid w:val="00047E57"/>
    <w:rsid w:val="00050AD7"/>
    <w:rsid w:val="000543CD"/>
    <w:rsid w:val="00054733"/>
    <w:rsid w:val="000562E6"/>
    <w:rsid w:val="000564FB"/>
    <w:rsid w:val="00057658"/>
    <w:rsid w:val="00057AA5"/>
    <w:rsid w:val="00060BAB"/>
    <w:rsid w:val="00060FE3"/>
    <w:rsid w:val="0006150E"/>
    <w:rsid w:val="00062A77"/>
    <w:rsid w:val="0006331D"/>
    <w:rsid w:val="00064BCC"/>
    <w:rsid w:val="0006572A"/>
    <w:rsid w:val="0006588C"/>
    <w:rsid w:val="000665E2"/>
    <w:rsid w:val="00066D7F"/>
    <w:rsid w:val="00067B4E"/>
    <w:rsid w:val="00067DE9"/>
    <w:rsid w:val="00072056"/>
    <w:rsid w:val="00074255"/>
    <w:rsid w:val="00074827"/>
    <w:rsid w:val="00074E55"/>
    <w:rsid w:val="00075164"/>
    <w:rsid w:val="000764F9"/>
    <w:rsid w:val="0008193D"/>
    <w:rsid w:val="000828D3"/>
    <w:rsid w:val="000829AF"/>
    <w:rsid w:val="00083446"/>
    <w:rsid w:val="00083CAC"/>
    <w:rsid w:val="00084626"/>
    <w:rsid w:val="00085071"/>
    <w:rsid w:val="000862E6"/>
    <w:rsid w:val="000918D7"/>
    <w:rsid w:val="00092182"/>
    <w:rsid w:val="00095B54"/>
    <w:rsid w:val="00095E66"/>
    <w:rsid w:val="00096235"/>
    <w:rsid w:val="00097FB2"/>
    <w:rsid w:val="000A0EF3"/>
    <w:rsid w:val="000A0FC7"/>
    <w:rsid w:val="000A1091"/>
    <w:rsid w:val="000A164D"/>
    <w:rsid w:val="000A1967"/>
    <w:rsid w:val="000A3A86"/>
    <w:rsid w:val="000B29A9"/>
    <w:rsid w:val="000B35C5"/>
    <w:rsid w:val="000B3A28"/>
    <w:rsid w:val="000B3EDA"/>
    <w:rsid w:val="000C09C8"/>
    <w:rsid w:val="000C1FB9"/>
    <w:rsid w:val="000C2C47"/>
    <w:rsid w:val="000C37A1"/>
    <w:rsid w:val="000C5D81"/>
    <w:rsid w:val="000C60B9"/>
    <w:rsid w:val="000C74D5"/>
    <w:rsid w:val="000D05AE"/>
    <w:rsid w:val="000D0803"/>
    <w:rsid w:val="000D11EC"/>
    <w:rsid w:val="000D31CE"/>
    <w:rsid w:val="000D3F51"/>
    <w:rsid w:val="000D585E"/>
    <w:rsid w:val="000D6933"/>
    <w:rsid w:val="000E00C9"/>
    <w:rsid w:val="000E0E36"/>
    <w:rsid w:val="000E1196"/>
    <w:rsid w:val="000E2207"/>
    <w:rsid w:val="000E3245"/>
    <w:rsid w:val="000E551D"/>
    <w:rsid w:val="000E5B3B"/>
    <w:rsid w:val="000E6774"/>
    <w:rsid w:val="000E6DA7"/>
    <w:rsid w:val="000E738A"/>
    <w:rsid w:val="000F3228"/>
    <w:rsid w:val="000F3CA4"/>
    <w:rsid w:val="000F5A2A"/>
    <w:rsid w:val="000F5AD1"/>
    <w:rsid w:val="000F6E9C"/>
    <w:rsid w:val="000F79AB"/>
    <w:rsid w:val="000F7F65"/>
    <w:rsid w:val="00100967"/>
    <w:rsid w:val="00100E99"/>
    <w:rsid w:val="00103C44"/>
    <w:rsid w:val="00105C89"/>
    <w:rsid w:val="00105F0E"/>
    <w:rsid w:val="00107B25"/>
    <w:rsid w:val="0011092F"/>
    <w:rsid w:val="00110BBA"/>
    <w:rsid w:val="00110D6C"/>
    <w:rsid w:val="00111463"/>
    <w:rsid w:val="00111E7C"/>
    <w:rsid w:val="00111F0F"/>
    <w:rsid w:val="00114436"/>
    <w:rsid w:val="001151AF"/>
    <w:rsid w:val="001206E6"/>
    <w:rsid w:val="00120B38"/>
    <w:rsid w:val="00123DB4"/>
    <w:rsid w:val="00124288"/>
    <w:rsid w:val="001323A0"/>
    <w:rsid w:val="00132FA7"/>
    <w:rsid w:val="00134885"/>
    <w:rsid w:val="001349E5"/>
    <w:rsid w:val="00137D02"/>
    <w:rsid w:val="00142938"/>
    <w:rsid w:val="00142B37"/>
    <w:rsid w:val="0014336C"/>
    <w:rsid w:val="00144D28"/>
    <w:rsid w:val="00152715"/>
    <w:rsid w:val="001537ED"/>
    <w:rsid w:val="00156163"/>
    <w:rsid w:val="001567FB"/>
    <w:rsid w:val="00156856"/>
    <w:rsid w:val="00156F54"/>
    <w:rsid w:val="001627CD"/>
    <w:rsid w:val="0016316B"/>
    <w:rsid w:val="00164001"/>
    <w:rsid w:val="00164888"/>
    <w:rsid w:val="00166744"/>
    <w:rsid w:val="00166833"/>
    <w:rsid w:val="0016748A"/>
    <w:rsid w:val="00167F08"/>
    <w:rsid w:val="0017114E"/>
    <w:rsid w:val="001717A8"/>
    <w:rsid w:val="00172674"/>
    <w:rsid w:val="00180AB3"/>
    <w:rsid w:val="00180D5C"/>
    <w:rsid w:val="0018180C"/>
    <w:rsid w:val="00181D89"/>
    <w:rsid w:val="0018695C"/>
    <w:rsid w:val="00187084"/>
    <w:rsid w:val="00190CDE"/>
    <w:rsid w:val="001913BC"/>
    <w:rsid w:val="0019150B"/>
    <w:rsid w:val="00194BAA"/>
    <w:rsid w:val="0019606E"/>
    <w:rsid w:val="00196716"/>
    <w:rsid w:val="001A04F7"/>
    <w:rsid w:val="001A2680"/>
    <w:rsid w:val="001A3130"/>
    <w:rsid w:val="001A3768"/>
    <w:rsid w:val="001A3DE6"/>
    <w:rsid w:val="001B0710"/>
    <w:rsid w:val="001B16BF"/>
    <w:rsid w:val="001B20F4"/>
    <w:rsid w:val="001B210C"/>
    <w:rsid w:val="001B2511"/>
    <w:rsid w:val="001B357F"/>
    <w:rsid w:val="001B3EEE"/>
    <w:rsid w:val="001B54F3"/>
    <w:rsid w:val="001B66C9"/>
    <w:rsid w:val="001C1B67"/>
    <w:rsid w:val="001C1FD4"/>
    <w:rsid w:val="001C32F3"/>
    <w:rsid w:val="001C557D"/>
    <w:rsid w:val="001D3C33"/>
    <w:rsid w:val="001D4744"/>
    <w:rsid w:val="001D7CF0"/>
    <w:rsid w:val="001E2329"/>
    <w:rsid w:val="001E4546"/>
    <w:rsid w:val="001E6255"/>
    <w:rsid w:val="001E6A84"/>
    <w:rsid w:val="001F13E3"/>
    <w:rsid w:val="001F311D"/>
    <w:rsid w:val="001F32CB"/>
    <w:rsid w:val="001F4498"/>
    <w:rsid w:val="001F4CD7"/>
    <w:rsid w:val="001F6A35"/>
    <w:rsid w:val="00202718"/>
    <w:rsid w:val="002032FA"/>
    <w:rsid w:val="00203624"/>
    <w:rsid w:val="00204315"/>
    <w:rsid w:val="0020593C"/>
    <w:rsid w:val="00206A15"/>
    <w:rsid w:val="00207BE0"/>
    <w:rsid w:val="00213955"/>
    <w:rsid w:val="00213999"/>
    <w:rsid w:val="00213E3F"/>
    <w:rsid w:val="00215045"/>
    <w:rsid w:val="00215273"/>
    <w:rsid w:val="0021634C"/>
    <w:rsid w:val="0021673A"/>
    <w:rsid w:val="00217F96"/>
    <w:rsid w:val="0022306C"/>
    <w:rsid w:val="00225488"/>
    <w:rsid w:val="00225F8C"/>
    <w:rsid w:val="00227494"/>
    <w:rsid w:val="0022777B"/>
    <w:rsid w:val="00230841"/>
    <w:rsid w:val="002311BE"/>
    <w:rsid w:val="0023282F"/>
    <w:rsid w:val="00234B66"/>
    <w:rsid w:val="0023570E"/>
    <w:rsid w:val="00235839"/>
    <w:rsid w:val="00235E71"/>
    <w:rsid w:val="002432F3"/>
    <w:rsid w:val="0024686C"/>
    <w:rsid w:val="002506F4"/>
    <w:rsid w:val="002513F6"/>
    <w:rsid w:val="002533EE"/>
    <w:rsid w:val="002535BC"/>
    <w:rsid w:val="00253DFC"/>
    <w:rsid w:val="0025465B"/>
    <w:rsid w:val="00255402"/>
    <w:rsid w:val="00255AE4"/>
    <w:rsid w:val="00257023"/>
    <w:rsid w:val="00257621"/>
    <w:rsid w:val="002579B5"/>
    <w:rsid w:val="00260682"/>
    <w:rsid w:val="00261B5F"/>
    <w:rsid w:val="00261CE4"/>
    <w:rsid w:val="00263579"/>
    <w:rsid w:val="002636C9"/>
    <w:rsid w:val="002648B0"/>
    <w:rsid w:val="002654AC"/>
    <w:rsid w:val="00265A3B"/>
    <w:rsid w:val="00274450"/>
    <w:rsid w:val="00274695"/>
    <w:rsid w:val="00275B03"/>
    <w:rsid w:val="00275BA2"/>
    <w:rsid w:val="00277AD7"/>
    <w:rsid w:val="00277E15"/>
    <w:rsid w:val="00281162"/>
    <w:rsid w:val="00283859"/>
    <w:rsid w:val="00284A2D"/>
    <w:rsid w:val="00286650"/>
    <w:rsid w:val="00287EB2"/>
    <w:rsid w:val="00291991"/>
    <w:rsid w:val="00292F51"/>
    <w:rsid w:val="002938AE"/>
    <w:rsid w:val="0029485D"/>
    <w:rsid w:val="00294ACE"/>
    <w:rsid w:val="002964A5"/>
    <w:rsid w:val="00297F3B"/>
    <w:rsid w:val="002A1856"/>
    <w:rsid w:val="002A20EB"/>
    <w:rsid w:val="002A3B03"/>
    <w:rsid w:val="002A3B52"/>
    <w:rsid w:val="002A3BC5"/>
    <w:rsid w:val="002A41F6"/>
    <w:rsid w:val="002A5C54"/>
    <w:rsid w:val="002A6765"/>
    <w:rsid w:val="002A68AD"/>
    <w:rsid w:val="002A69DE"/>
    <w:rsid w:val="002A7B73"/>
    <w:rsid w:val="002A7FCF"/>
    <w:rsid w:val="002B0117"/>
    <w:rsid w:val="002B0338"/>
    <w:rsid w:val="002B0CB8"/>
    <w:rsid w:val="002B0FD1"/>
    <w:rsid w:val="002B2342"/>
    <w:rsid w:val="002B2B52"/>
    <w:rsid w:val="002B2F76"/>
    <w:rsid w:val="002B368C"/>
    <w:rsid w:val="002B37CC"/>
    <w:rsid w:val="002B5389"/>
    <w:rsid w:val="002B5424"/>
    <w:rsid w:val="002B6E42"/>
    <w:rsid w:val="002C18A6"/>
    <w:rsid w:val="002C28B5"/>
    <w:rsid w:val="002C39B1"/>
    <w:rsid w:val="002C5F9C"/>
    <w:rsid w:val="002C66EC"/>
    <w:rsid w:val="002C7E70"/>
    <w:rsid w:val="002D1F98"/>
    <w:rsid w:val="002D2C2D"/>
    <w:rsid w:val="002D338F"/>
    <w:rsid w:val="002D5716"/>
    <w:rsid w:val="002E1256"/>
    <w:rsid w:val="002E1289"/>
    <w:rsid w:val="002E4BC2"/>
    <w:rsid w:val="002E65EA"/>
    <w:rsid w:val="002E67C3"/>
    <w:rsid w:val="002F08C4"/>
    <w:rsid w:val="002F09FB"/>
    <w:rsid w:val="002F17E3"/>
    <w:rsid w:val="002F3DA6"/>
    <w:rsid w:val="002F5CE0"/>
    <w:rsid w:val="002F6555"/>
    <w:rsid w:val="002F6A17"/>
    <w:rsid w:val="00300011"/>
    <w:rsid w:val="00300086"/>
    <w:rsid w:val="003006DB"/>
    <w:rsid w:val="0030174B"/>
    <w:rsid w:val="00301FA3"/>
    <w:rsid w:val="00302647"/>
    <w:rsid w:val="00302675"/>
    <w:rsid w:val="00304C02"/>
    <w:rsid w:val="00305DE5"/>
    <w:rsid w:val="00306A2C"/>
    <w:rsid w:val="00311371"/>
    <w:rsid w:val="0031382E"/>
    <w:rsid w:val="00314042"/>
    <w:rsid w:val="0031728D"/>
    <w:rsid w:val="00321395"/>
    <w:rsid w:val="00321E80"/>
    <w:rsid w:val="00326640"/>
    <w:rsid w:val="00326E19"/>
    <w:rsid w:val="00327B4E"/>
    <w:rsid w:val="00331FE7"/>
    <w:rsid w:val="003344BF"/>
    <w:rsid w:val="00334A1E"/>
    <w:rsid w:val="003368E3"/>
    <w:rsid w:val="003377E1"/>
    <w:rsid w:val="0034029F"/>
    <w:rsid w:val="00340695"/>
    <w:rsid w:val="00342CFF"/>
    <w:rsid w:val="00344534"/>
    <w:rsid w:val="00345ECC"/>
    <w:rsid w:val="003472B6"/>
    <w:rsid w:val="003549F7"/>
    <w:rsid w:val="003549FC"/>
    <w:rsid w:val="00355F12"/>
    <w:rsid w:val="00360905"/>
    <w:rsid w:val="0036098A"/>
    <w:rsid w:val="00361F4C"/>
    <w:rsid w:val="003623E2"/>
    <w:rsid w:val="00362DC8"/>
    <w:rsid w:val="00363904"/>
    <w:rsid w:val="00364A72"/>
    <w:rsid w:val="0036679E"/>
    <w:rsid w:val="00366E84"/>
    <w:rsid w:val="00366F62"/>
    <w:rsid w:val="00367D9D"/>
    <w:rsid w:val="003702B2"/>
    <w:rsid w:val="00371B4D"/>
    <w:rsid w:val="00372C54"/>
    <w:rsid w:val="003739A2"/>
    <w:rsid w:val="00373F6D"/>
    <w:rsid w:val="0037441A"/>
    <w:rsid w:val="00376D3D"/>
    <w:rsid w:val="00376ED5"/>
    <w:rsid w:val="00380792"/>
    <w:rsid w:val="0038250F"/>
    <w:rsid w:val="00386D30"/>
    <w:rsid w:val="00386DFF"/>
    <w:rsid w:val="00391185"/>
    <w:rsid w:val="0039336F"/>
    <w:rsid w:val="00393B9F"/>
    <w:rsid w:val="00393F2F"/>
    <w:rsid w:val="00396DFE"/>
    <w:rsid w:val="003A02F9"/>
    <w:rsid w:val="003A3102"/>
    <w:rsid w:val="003A314E"/>
    <w:rsid w:val="003A3EEF"/>
    <w:rsid w:val="003A45C6"/>
    <w:rsid w:val="003A481A"/>
    <w:rsid w:val="003B0308"/>
    <w:rsid w:val="003B0CBA"/>
    <w:rsid w:val="003B13B8"/>
    <w:rsid w:val="003B196D"/>
    <w:rsid w:val="003B27F8"/>
    <w:rsid w:val="003B32E5"/>
    <w:rsid w:val="003B6990"/>
    <w:rsid w:val="003B6A22"/>
    <w:rsid w:val="003C0128"/>
    <w:rsid w:val="003C0E40"/>
    <w:rsid w:val="003C2DE4"/>
    <w:rsid w:val="003C6EC7"/>
    <w:rsid w:val="003C7374"/>
    <w:rsid w:val="003C7A9A"/>
    <w:rsid w:val="003C7FA4"/>
    <w:rsid w:val="003D2945"/>
    <w:rsid w:val="003D5B5C"/>
    <w:rsid w:val="003E039B"/>
    <w:rsid w:val="003E240A"/>
    <w:rsid w:val="003E43D6"/>
    <w:rsid w:val="003E66D9"/>
    <w:rsid w:val="003F2D30"/>
    <w:rsid w:val="003F3E83"/>
    <w:rsid w:val="003F429D"/>
    <w:rsid w:val="003F592A"/>
    <w:rsid w:val="003F5D3C"/>
    <w:rsid w:val="003F77B0"/>
    <w:rsid w:val="00402541"/>
    <w:rsid w:val="004029EC"/>
    <w:rsid w:val="0040462D"/>
    <w:rsid w:val="00404E98"/>
    <w:rsid w:val="0040653A"/>
    <w:rsid w:val="0040696D"/>
    <w:rsid w:val="004102B7"/>
    <w:rsid w:val="00410C2C"/>
    <w:rsid w:val="00411223"/>
    <w:rsid w:val="004146DB"/>
    <w:rsid w:val="00416243"/>
    <w:rsid w:val="00416BB4"/>
    <w:rsid w:val="00416E2D"/>
    <w:rsid w:val="004176BF"/>
    <w:rsid w:val="00417DDD"/>
    <w:rsid w:val="00421021"/>
    <w:rsid w:val="00421136"/>
    <w:rsid w:val="00421EC7"/>
    <w:rsid w:val="00422F5B"/>
    <w:rsid w:val="00423268"/>
    <w:rsid w:val="004235F4"/>
    <w:rsid w:val="004244F5"/>
    <w:rsid w:val="004256EA"/>
    <w:rsid w:val="00431062"/>
    <w:rsid w:val="004345DF"/>
    <w:rsid w:val="00437232"/>
    <w:rsid w:val="0044098A"/>
    <w:rsid w:val="00440CA8"/>
    <w:rsid w:val="00442309"/>
    <w:rsid w:val="004436FA"/>
    <w:rsid w:val="00443C39"/>
    <w:rsid w:val="004444F6"/>
    <w:rsid w:val="00445C40"/>
    <w:rsid w:val="00446640"/>
    <w:rsid w:val="00447232"/>
    <w:rsid w:val="00447E65"/>
    <w:rsid w:val="00451C0B"/>
    <w:rsid w:val="00451E4A"/>
    <w:rsid w:val="00452790"/>
    <w:rsid w:val="0045303B"/>
    <w:rsid w:val="0045323D"/>
    <w:rsid w:val="0045325B"/>
    <w:rsid w:val="00453378"/>
    <w:rsid w:val="00453F3E"/>
    <w:rsid w:val="00455417"/>
    <w:rsid w:val="0045563F"/>
    <w:rsid w:val="00456A3C"/>
    <w:rsid w:val="0045751C"/>
    <w:rsid w:val="00461A52"/>
    <w:rsid w:val="004637D4"/>
    <w:rsid w:val="00464E91"/>
    <w:rsid w:val="004656C6"/>
    <w:rsid w:val="00465D04"/>
    <w:rsid w:val="004705B1"/>
    <w:rsid w:val="00470F3B"/>
    <w:rsid w:val="00472A5A"/>
    <w:rsid w:val="0047390F"/>
    <w:rsid w:val="00473B63"/>
    <w:rsid w:val="004740AE"/>
    <w:rsid w:val="004748CE"/>
    <w:rsid w:val="0047606B"/>
    <w:rsid w:val="0047653F"/>
    <w:rsid w:val="00483166"/>
    <w:rsid w:val="0048352A"/>
    <w:rsid w:val="004836C7"/>
    <w:rsid w:val="00484A24"/>
    <w:rsid w:val="00485DC2"/>
    <w:rsid w:val="004864AF"/>
    <w:rsid w:val="00486774"/>
    <w:rsid w:val="0049104B"/>
    <w:rsid w:val="00491C62"/>
    <w:rsid w:val="0049239E"/>
    <w:rsid w:val="0049246A"/>
    <w:rsid w:val="00493F8C"/>
    <w:rsid w:val="004940F3"/>
    <w:rsid w:val="00496B8E"/>
    <w:rsid w:val="00497238"/>
    <w:rsid w:val="004A1301"/>
    <w:rsid w:val="004A1CC7"/>
    <w:rsid w:val="004A2C25"/>
    <w:rsid w:val="004A2CE4"/>
    <w:rsid w:val="004A497B"/>
    <w:rsid w:val="004A49CE"/>
    <w:rsid w:val="004A57EB"/>
    <w:rsid w:val="004A75B9"/>
    <w:rsid w:val="004B0D18"/>
    <w:rsid w:val="004B137B"/>
    <w:rsid w:val="004B234F"/>
    <w:rsid w:val="004B3C7D"/>
    <w:rsid w:val="004B3DE1"/>
    <w:rsid w:val="004B446E"/>
    <w:rsid w:val="004B4B45"/>
    <w:rsid w:val="004B4BA8"/>
    <w:rsid w:val="004B5C5B"/>
    <w:rsid w:val="004B6845"/>
    <w:rsid w:val="004B6FD6"/>
    <w:rsid w:val="004C0464"/>
    <w:rsid w:val="004C4623"/>
    <w:rsid w:val="004C4F43"/>
    <w:rsid w:val="004C5B8F"/>
    <w:rsid w:val="004C6C75"/>
    <w:rsid w:val="004C76AA"/>
    <w:rsid w:val="004D0625"/>
    <w:rsid w:val="004D46FA"/>
    <w:rsid w:val="004D5B52"/>
    <w:rsid w:val="004D66D8"/>
    <w:rsid w:val="004D67A5"/>
    <w:rsid w:val="004D7CDC"/>
    <w:rsid w:val="004E3636"/>
    <w:rsid w:val="004E39F0"/>
    <w:rsid w:val="004E5468"/>
    <w:rsid w:val="004E5620"/>
    <w:rsid w:val="004E6B19"/>
    <w:rsid w:val="004E7752"/>
    <w:rsid w:val="004F168F"/>
    <w:rsid w:val="004F1DB6"/>
    <w:rsid w:val="004F2230"/>
    <w:rsid w:val="004F59D8"/>
    <w:rsid w:val="004F67F1"/>
    <w:rsid w:val="00500FBA"/>
    <w:rsid w:val="005013AD"/>
    <w:rsid w:val="00501AF7"/>
    <w:rsid w:val="00503CAE"/>
    <w:rsid w:val="005063BC"/>
    <w:rsid w:val="00506959"/>
    <w:rsid w:val="00507890"/>
    <w:rsid w:val="00510D08"/>
    <w:rsid w:val="00510E25"/>
    <w:rsid w:val="00512B72"/>
    <w:rsid w:val="00512E4B"/>
    <w:rsid w:val="00513481"/>
    <w:rsid w:val="00515003"/>
    <w:rsid w:val="00515F0B"/>
    <w:rsid w:val="00517622"/>
    <w:rsid w:val="00522365"/>
    <w:rsid w:val="00522D72"/>
    <w:rsid w:val="0052382F"/>
    <w:rsid w:val="005278A8"/>
    <w:rsid w:val="00530014"/>
    <w:rsid w:val="005302FF"/>
    <w:rsid w:val="0053241C"/>
    <w:rsid w:val="00532CDA"/>
    <w:rsid w:val="005339CA"/>
    <w:rsid w:val="00535273"/>
    <w:rsid w:val="00535EFE"/>
    <w:rsid w:val="0054061B"/>
    <w:rsid w:val="0054100B"/>
    <w:rsid w:val="0054110B"/>
    <w:rsid w:val="00541B07"/>
    <w:rsid w:val="00541DA5"/>
    <w:rsid w:val="00543B0F"/>
    <w:rsid w:val="005461E8"/>
    <w:rsid w:val="00546BC9"/>
    <w:rsid w:val="005477F6"/>
    <w:rsid w:val="00552AC3"/>
    <w:rsid w:val="005538B4"/>
    <w:rsid w:val="00553D8B"/>
    <w:rsid w:val="005548DA"/>
    <w:rsid w:val="0055670E"/>
    <w:rsid w:val="00557D7D"/>
    <w:rsid w:val="00557ED9"/>
    <w:rsid w:val="00561130"/>
    <w:rsid w:val="00562261"/>
    <w:rsid w:val="005628C2"/>
    <w:rsid w:val="00562D9A"/>
    <w:rsid w:val="0056592B"/>
    <w:rsid w:val="00565E7F"/>
    <w:rsid w:val="00565FF7"/>
    <w:rsid w:val="0056649B"/>
    <w:rsid w:val="005674A7"/>
    <w:rsid w:val="00570F45"/>
    <w:rsid w:val="0057254F"/>
    <w:rsid w:val="00572E3E"/>
    <w:rsid w:val="0057448C"/>
    <w:rsid w:val="0057493D"/>
    <w:rsid w:val="00580266"/>
    <w:rsid w:val="0058039C"/>
    <w:rsid w:val="005824E4"/>
    <w:rsid w:val="005834DF"/>
    <w:rsid w:val="00587076"/>
    <w:rsid w:val="00587315"/>
    <w:rsid w:val="00587417"/>
    <w:rsid w:val="00587E73"/>
    <w:rsid w:val="00590AD3"/>
    <w:rsid w:val="005930CE"/>
    <w:rsid w:val="00593BD9"/>
    <w:rsid w:val="00596BE0"/>
    <w:rsid w:val="005A058B"/>
    <w:rsid w:val="005A0694"/>
    <w:rsid w:val="005A3851"/>
    <w:rsid w:val="005A6C82"/>
    <w:rsid w:val="005A7A72"/>
    <w:rsid w:val="005A7C44"/>
    <w:rsid w:val="005A7DC8"/>
    <w:rsid w:val="005B2E09"/>
    <w:rsid w:val="005B3058"/>
    <w:rsid w:val="005B5D71"/>
    <w:rsid w:val="005B6863"/>
    <w:rsid w:val="005B7350"/>
    <w:rsid w:val="005C01BE"/>
    <w:rsid w:val="005C044D"/>
    <w:rsid w:val="005C151A"/>
    <w:rsid w:val="005C5B3D"/>
    <w:rsid w:val="005C6440"/>
    <w:rsid w:val="005D0FE1"/>
    <w:rsid w:val="005D0FE3"/>
    <w:rsid w:val="005D3089"/>
    <w:rsid w:val="005D3118"/>
    <w:rsid w:val="005D325D"/>
    <w:rsid w:val="005D38EF"/>
    <w:rsid w:val="005D4F00"/>
    <w:rsid w:val="005D5C92"/>
    <w:rsid w:val="005D67C8"/>
    <w:rsid w:val="005E03FE"/>
    <w:rsid w:val="005E2B91"/>
    <w:rsid w:val="005E3C1E"/>
    <w:rsid w:val="005E515F"/>
    <w:rsid w:val="005E5F70"/>
    <w:rsid w:val="005E7136"/>
    <w:rsid w:val="005F141B"/>
    <w:rsid w:val="005F18B7"/>
    <w:rsid w:val="005F215D"/>
    <w:rsid w:val="005F2C24"/>
    <w:rsid w:val="005F2C5E"/>
    <w:rsid w:val="005F3370"/>
    <w:rsid w:val="005F71CC"/>
    <w:rsid w:val="006000B3"/>
    <w:rsid w:val="00600C83"/>
    <w:rsid w:val="00601954"/>
    <w:rsid w:val="006035A8"/>
    <w:rsid w:val="00603612"/>
    <w:rsid w:val="00603A99"/>
    <w:rsid w:val="00603AAB"/>
    <w:rsid w:val="00603CC2"/>
    <w:rsid w:val="00604643"/>
    <w:rsid w:val="00605818"/>
    <w:rsid w:val="00605DAB"/>
    <w:rsid w:val="00607FE1"/>
    <w:rsid w:val="00612761"/>
    <w:rsid w:val="00613314"/>
    <w:rsid w:val="00613731"/>
    <w:rsid w:val="00614BEE"/>
    <w:rsid w:val="00614E10"/>
    <w:rsid w:val="00615038"/>
    <w:rsid w:val="00615078"/>
    <w:rsid w:val="006154C4"/>
    <w:rsid w:val="00615766"/>
    <w:rsid w:val="006160B7"/>
    <w:rsid w:val="0061731B"/>
    <w:rsid w:val="0061733C"/>
    <w:rsid w:val="00617820"/>
    <w:rsid w:val="006207A3"/>
    <w:rsid w:val="00621656"/>
    <w:rsid w:val="006234E5"/>
    <w:rsid w:val="00623FDA"/>
    <w:rsid w:val="00624C81"/>
    <w:rsid w:val="00625092"/>
    <w:rsid w:val="006256FB"/>
    <w:rsid w:val="0062656C"/>
    <w:rsid w:val="00627466"/>
    <w:rsid w:val="00627D50"/>
    <w:rsid w:val="006321A8"/>
    <w:rsid w:val="006325FF"/>
    <w:rsid w:val="00633272"/>
    <w:rsid w:val="00633902"/>
    <w:rsid w:val="00634FB3"/>
    <w:rsid w:val="006427C9"/>
    <w:rsid w:val="006460F7"/>
    <w:rsid w:val="006463C1"/>
    <w:rsid w:val="00647133"/>
    <w:rsid w:val="00647D39"/>
    <w:rsid w:val="006524A0"/>
    <w:rsid w:val="0065524C"/>
    <w:rsid w:val="00655998"/>
    <w:rsid w:val="006565D4"/>
    <w:rsid w:val="00656AD2"/>
    <w:rsid w:val="00657478"/>
    <w:rsid w:val="006577CC"/>
    <w:rsid w:val="00660C0B"/>
    <w:rsid w:val="00665CBA"/>
    <w:rsid w:val="00673EDD"/>
    <w:rsid w:val="0067407C"/>
    <w:rsid w:val="00677A53"/>
    <w:rsid w:val="00680447"/>
    <w:rsid w:val="006855F0"/>
    <w:rsid w:val="00686AFA"/>
    <w:rsid w:val="00687310"/>
    <w:rsid w:val="00694423"/>
    <w:rsid w:val="00695CDF"/>
    <w:rsid w:val="00695D75"/>
    <w:rsid w:val="00696020"/>
    <w:rsid w:val="006961AD"/>
    <w:rsid w:val="00697018"/>
    <w:rsid w:val="006A3F24"/>
    <w:rsid w:val="006A452E"/>
    <w:rsid w:val="006A7609"/>
    <w:rsid w:val="006B0C19"/>
    <w:rsid w:val="006B1FAD"/>
    <w:rsid w:val="006B272F"/>
    <w:rsid w:val="006B47D8"/>
    <w:rsid w:val="006B5647"/>
    <w:rsid w:val="006B614A"/>
    <w:rsid w:val="006B6192"/>
    <w:rsid w:val="006B755B"/>
    <w:rsid w:val="006C0544"/>
    <w:rsid w:val="006C1FE5"/>
    <w:rsid w:val="006C2275"/>
    <w:rsid w:val="006C3BBE"/>
    <w:rsid w:val="006C4470"/>
    <w:rsid w:val="006C468C"/>
    <w:rsid w:val="006C4AAD"/>
    <w:rsid w:val="006C58F5"/>
    <w:rsid w:val="006C5CFD"/>
    <w:rsid w:val="006D01F3"/>
    <w:rsid w:val="006D0EB4"/>
    <w:rsid w:val="006D2AAD"/>
    <w:rsid w:val="006D77FD"/>
    <w:rsid w:val="006D7B6C"/>
    <w:rsid w:val="006E2F3B"/>
    <w:rsid w:val="006E3B06"/>
    <w:rsid w:val="006E598B"/>
    <w:rsid w:val="006E655C"/>
    <w:rsid w:val="006E69F7"/>
    <w:rsid w:val="006E76C0"/>
    <w:rsid w:val="006F078B"/>
    <w:rsid w:val="006F2DFC"/>
    <w:rsid w:val="006F3248"/>
    <w:rsid w:val="006F5225"/>
    <w:rsid w:val="006F728B"/>
    <w:rsid w:val="006F76A0"/>
    <w:rsid w:val="006F7D77"/>
    <w:rsid w:val="00703CED"/>
    <w:rsid w:val="0070427D"/>
    <w:rsid w:val="0070566A"/>
    <w:rsid w:val="00705AD8"/>
    <w:rsid w:val="007072F2"/>
    <w:rsid w:val="007108CA"/>
    <w:rsid w:val="00710944"/>
    <w:rsid w:val="0071370E"/>
    <w:rsid w:val="007147F7"/>
    <w:rsid w:val="00715DA5"/>
    <w:rsid w:val="0071667B"/>
    <w:rsid w:val="00716A43"/>
    <w:rsid w:val="00716C12"/>
    <w:rsid w:val="00720B2E"/>
    <w:rsid w:val="00721671"/>
    <w:rsid w:val="00725EAF"/>
    <w:rsid w:val="00727C0A"/>
    <w:rsid w:val="007301B0"/>
    <w:rsid w:val="007304EC"/>
    <w:rsid w:val="00731BE4"/>
    <w:rsid w:val="00731FD5"/>
    <w:rsid w:val="00732A19"/>
    <w:rsid w:val="00733A5D"/>
    <w:rsid w:val="00734076"/>
    <w:rsid w:val="00734206"/>
    <w:rsid w:val="00734A0F"/>
    <w:rsid w:val="00734B56"/>
    <w:rsid w:val="00735587"/>
    <w:rsid w:val="00736544"/>
    <w:rsid w:val="00737DFF"/>
    <w:rsid w:val="0074009B"/>
    <w:rsid w:val="0074129A"/>
    <w:rsid w:val="00744D40"/>
    <w:rsid w:val="00747083"/>
    <w:rsid w:val="007509B7"/>
    <w:rsid w:val="00750D39"/>
    <w:rsid w:val="00750EC2"/>
    <w:rsid w:val="007577F1"/>
    <w:rsid w:val="00760EC2"/>
    <w:rsid w:val="007621D5"/>
    <w:rsid w:val="00762279"/>
    <w:rsid w:val="007623A2"/>
    <w:rsid w:val="00764B64"/>
    <w:rsid w:val="00765434"/>
    <w:rsid w:val="00765840"/>
    <w:rsid w:val="00766042"/>
    <w:rsid w:val="00767148"/>
    <w:rsid w:val="007702BB"/>
    <w:rsid w:val="00770EF6"/>
    <w:rsid w:val="007722EB"/>
    <w:rsid w:val="00774316"/>
    <w:rsid w:val="00774BB7"/>
    <w:rsid w:val="00775513"/>
    <w:rsid w:val="0077625B"/>
    <w:rsid w:val="00776CC4"/>
    <w:rsid w:val="007772A2"/>
    <w:rsid w:val="007807BA"/>
    <w:rsid w:val="007812E4"/>
    <w:rsid w:val="00783C7B"/>
    <w:rsid w:val="00787278"/>
    <w:rsid w:val="00793332"/>
    <w:rsid w:val="007935FA"/>
    <w:rsid w:val="00795E1A"/>
    <w:rsid w:val="007975CE"/>
    <w:rsid w:val="007A0694"/>
    <w:rsid w:val="007A2CA3"/>
    <w:rsid w:val="007A53A5"/>
    <w:rsid w:val="007B01AF"/>
    <w:rsid w:val="007B0D83"/>
    <w:rsid w:val="007B132C"/>
    <w:rsid w:val="007B52CA"/>
    <w:rsid w:val="007C09C5"/>
    <w:rsid w:val="007C12E1"/>
    <w:rsid w:val="007C1434"/>
    <w:rsid w:val="007C277B"/>
    <w:rsid w:val="007C27AB"/>
    <w:rsid w:val="007C3946"/>
    <w:rsid w:val="007C487B"/>
    <w:rsid w:val="007C4CC2"/>
    <w:rsid w:val="007C580B"/>
    <w:rsid w:val="007C614B"/>
    <w:rsid w:val="007C6B81"/>
    <w:rsid w:val="007C772A"/>
    <w:rsid w:val="007D034F"/>
    <w:rsid w:val="007D114D"/>
    <w:rsid w:val="007D1272"/>
    <w:rsid w:val="007D194E"/>
    <w:rsid w:val="007D3C39"/>
    <w:rsid w:val="007D3ECC"/>
    <w:rsid w:val="007D480F"/>
    <w:rsid w:val="007D75A9"/>
    <w:rsid w:val="007E04A2"/>
    <w:rsid w:val="007E04A3"/>
    <w:rsid w:val="007E0986"/>
    <w:rsid w:val="007E0AE6"/>
    <w:rsid w:val="007E34E1"/>
    <w:rsid w:val="007E7CC6"/>
    <w:rsid w:val="007F0F65"/>
    <w:rsid w:val="007F2B2D"/>
    <w:rsid w:val="007F2C61"/>
    <w:rsid w:val="007F2C88"/>
    <w:rsid w:val="007F319A"/>
    <w:rsid w:val="007F3D8F"/>
    <w:rsid w:val="007F497C"/>
    <w:rsid w:val="007F518A"/>
    <w:rsid w:val="007F56F4"/>
    <w:rsid w:val="007F5927"/>
    <w:rsid w:val="007F627E"/>
    <w:rsid w:val="0080193C"/>
    <w:rsid w:val="008020FD"/>
    <w:rsid w:val="008022C8"/>
    <w:rsid w:val="00803F8B"/>
    <w:rsid w:val="00805198"/>
    <w:rsid w:val="00805D73"/>
    <w:rsid w:val="0080713A"/>
    <w:rsid w:val="008077D0"/>
    <w:rsid w:val="00807FBB"/>
    <w:rsid w:val="008100D7"/>
    <w:rsid w:val="00810F1D"/>
    <w:rsid w:val="0081146E"/>
    <w:rsid w:val="00813085"/>
    <w:rsid w:val="008138EF"/>
    <w:rsid w:val="00813A77"/>
    <w:rsid w:val="00814289"/>
    <w:rsid w:val="00817121"/>
    <w:rsid w:val="008179D8"/>
    <w:rsid w:val="00820612"/>
    <w:rsid w:val="00820B42"/>
    <w:rsid w:val="00821348"/>
    <w:rsid w:val="008228D1"/>
    <w:rsid w:val="00822C60"/>
    <w:rsid w:val="00825902"/>
    <w:rsid w:val="00825D16"/>
    <w:rsid w:val="00827B20"/>
    <w:rsid w:val="008303AE"/>
    <w:rsid w:val="00830F4A"/>
    <w:rsid w:val="00831FE6"/>
    <w:rsid w:val="00833934"/>
    <w:rsid w:val="00834B03"/>
    <w:rsid w:val="00835142"/>
    <w:rsid w:val="00841305"/>
    <w:rsid w:val="008418C6"/>
    <w:rsid w:val="00842946"/>
    <w:rsid w:val="00842E54"/>
    <w:rsid w:val="008431F0"/>
    <w:rsid w:val="0084454B"/>
    <w:rsid w:val="008454F3"/>
    <w:rsid w:val="00846818"/>
    <w:rsid w:val="00847C4E"/>
    <w:rsid w:val="0085061B"/>
    <w:rsid w:val="00852036"/>
    <w:rsid w:val="00852BEC"/>
    <w:rsid w:val="00854509"/>
    <w:rsid w:val="00855375"/>
    <w:rsid w:val="00855B00"/>
    <w:rsid w:val="008563F8"/>
    <w:rsid w:val="008608EF"/>
    <w:rsid w:val="00861AE6"/>
    <w:rsid w:val="00865090"/>
    <w:rsid w:val="00865495"/>
    <w:rsid w:val="00867EB2"/>
    <w:rsid w:val="00872ABD"/>
    <w:rsid w:val="008738EE"/>
    <w:rsid w:val="008742CF"/>
    <w:rsid w:val="008752D6"/>
    <w:rsid w:val="008756F1"/>
    <w:rsid w:val="00875AC2"/>
    <w:rsid w:val="008779EF"/>
    <w:rsid w:val="00880A2A"/>
    <w:rsid w:val="00883A30"/>
    <w:rsid w:val="00886B84"/>
    <w:rsid w:val="00887B26"/>
    <w:rsid w:val="00891C3D"/>
    <w:rsid w:val="0089220E"/>
    <w:rsid w:val="00894344"/>
    <w:rsid w:val="00896556"/>
    <w:rsid w:val="00896C83"/>
    <w:rsid w:val="0089752A"/>
    <w:rsid w:val="008A1244"/>
    <w:rsid w:val="008A14BB"/>
    <w:rsid w:val="008A2CF1"/>
    <w:rsid w:val="008A4E7A"/>
    <w:rsid w:val="008A539F"/>
    <w:rsid w:val="008A6675"/>
    <w:rsid w:val="008B067E"/>
    <w:rsid w:val="008B20F7"/>
    <w:rsid w:val="008B240F"/>
    <w:rsid w:val="008B314E"/>
    <w:rsid w:val="008C091F"/>
    <w:rsid w:val="008C1322"/>
    <w:rsid w:val="008C1663"/>
    <w:rsid w:val="008C2B70"/>
    <w:rsid w:val="008C2C8F"/>
    <w:rsid w:val="008C45B6"/>
    <w:rsid w:val="008C46C2"/>
    <w:rsid w:val="008D217D"/>
    <w:rsid w:val="008D3824"/>
    <w:rsid w:val="008D3ED2"/>
    <w:rsid w:val="008D44E3"/>
    <w:rsid w:val="008D6C45"/>
    <w:rsid w:val="008D78B0"/>
    <w:rsid w:val="008D7F5D"/>
    <w:rsid w:val="008E0F7A"/>
    <w:rsid w:val="008E103D"/>
    <w:rsid w:val="008E22BA"/>
    <w:rsid w:val="008E3054"/>
    <w:rsid w:val="008E381E"/>
    <w:rsid w:val="008E6795"/>
    <w:rsid w:val="008E7F3F"/>
    <w:rsid w:val="008F068F"/>
    <w:rsid w:val="008F1411"/>
    <w:rsid w:val="008F1836"/>
    <w:rsid w:val="008F2A47"/>
    <w:rsid w:val="008F38E0"/>
    <w:rsid w:val="008F5C52"/>
    <w:rsid w:val="008F6673"/>
    <w:rsid w:val="009039C9"/>
    <w:rsid w:val="00903C67"/>
    <w:rsid w:val="00904A4E"/>
    <w:rsid w:val="00905E86"/>
    <w:rsid w:val="00906839"/>
    <w:rsid w:val="009109CA"/>
    <w:rsid w:val="00910B2B"/>
    <w:rsid w:val="00912698"/>
    <w:rsid w:val="00925FB9"/>
    <w:rsid w:val="00930D81"/>
    <w:rsid w:val="00931BDC"/>
    <w:rsid w:val="00932CB4"/>
    <w:rsid w:val="00935D1F"/>
    <w:rsid w:val="009365BE"/>
    <w:rsid w:val="0093661D"/>
    <w:rsid w:val="00936827"/>
    <w:rsid w:val="0093761D"/>
    <w:rsid w:val="009416F8"/>
    <w:rsid w:val="00941AC3"/>
    <w:rsid w:val="00942E48"/>
    <w:rsid w:val="00945092"/>
    <w:rsid w:val="00945980"/>
    <w:rsid w:val="0095108C"/>
    <w:rsid w:val="009521B1"/>
    <w:rsid w:val="009534BD"/>
    <w:rsid w:val="00954A1A"/>
    <w:rsid w:val="0095550E"/>
    <w:rsid w:val="0095616E"/>
    <w:rsid w:val="00960000"/>
    <w:rsid w:val="009608A9"/>
    <w:rsid w:val="00962DB6"/>
    <w:rsid w:val="00963D00"/>
    <w:rsid w:val="00963E3C"/>
    <w:rsid w:val="00964FF6"/>
    <w:rsid w:val="00965315"/>
    <w:rsid w:val="00967B5C"/>
    <w:rsid w:val="009721EE"/>
    <w:rsid w:val="00972CE0"/>
    <w:rsid w:val="00973AAE"/>
    <w:rsid w:val="00973C1B"/>
    <w:rsid w:val="0097411F"/>
    <w:rsid w:val="009763D6"/>
    <w:rsid w:val="00977089"/>
    <w:rsid w:val="009770A7"/>
    <w:rsid w:val="00980882"/>
    <w:rsid w:val="00981F07"/>
    <w:rsid w:val="00982A73"/>
    <w:rsid w:val="00983EAE"/>
    <w:rsid w:val="00983EFD"/>
    <w:rsid w:val="009841D2"/>
    <w:rsid w:val="00985D6A"/>
    <w:rsid w:val="009915D5"/>
    <w:rsid w:val="00992291"/>
    <w:rsid w:val="00992926"/>
    <w:rsid w:val="0099331A"/>
    <w:rsid w:val="00993367"/>
    <w:rsid w:val="00993520"/>
    <w:rsid w:val="00993C23"/>
    <w:rsid w:val="00995F8A"/>
    <w:rsid w:val="009961FB"/>
    <w:rsid w:val="00996820"/>
    <w:rsid w:val="00997414"/>
    <w:rsid w:val="00997CA0"/>
    <w:rsid w:val="009A0E6F"/>
    <w:rsid w:val="009A3639"/>
    <w:rsid w:val="009A6B56"/>
    <w:rsid w:val="009A6F2C"/>
    <w:rsid w:val="009B0A1E"/>
    <w:rsid w:val="009B0EA6"/>
    <w:rsid w:val="009B36F4"/>
    <w:rsid w:val="009B4E17"/>
    <w:rsid w:val="009B5A51"/>
    <w:rsid w:val="009B6EF9"/>
    <w:rsid w:val="009B7A0E"/>
    <w:rsid w:val="009C10B7"/>
    <w:rsid w:val="009C1473"/>
    <w:rsid w:val="009C1D64"/>
    <w:rsid w:val="009C49F3"/>
    <w:rsid w:val="009C4DEC"/>
    <w:rsid w:val="009C74B4"/>
    <w:rsid w:val="009D0DA0"/>
    <w:rsid w:val="009D2328"/>
    <w:rsid w:val="009E0810"/>
    <w:rsid w:val="009E25AA"/>
    <w:rsid w:val="009E5D5E"/>
    <w:rsid w:val="009E731D"/>
    <w:rsid w:val="00A0090D"/>
    <w:rsid w:val="00A00ED1"/>
    <w:rsid w:val="00A06BAE"/>
    <w:rsid w:val="00A06C22"/>
    <w:rsid w:val="00A06DD5"/>
    <w:rsid w:val="00A0782E"/>
    <w:rsid w:val="00A12131"/>
    <w:rsid w:val="00A12A83"/>
    <w:rsid w:val="00A12B99"/>
    <w:rsid w:val="00A13821"/>
    <w:rsid w:val="00A14605"/>
    <w:rsid w:val="00A149A5"/>
    <w:rsid w:val="00A14BE7"/>
    <w:rsid w:val="00A14EEE"/>
    <w:rsid w:val="00A164A8"/>
    <w:rsid w:val="00A16A6F"/>
    <w:rsid w:val="00A16BBE"/>
    <w:rsid w:val="00A17460"/>
    <w:rsid w:val="00A20369"/>
    <w:rsid w:val="00A208EA"/>
    <w:rsid w:val="00A20CF1"/>
    <w:rsid w:val="00A227D0"/>
    <w:rsid w:val="00A23DE8"/>
    <w:rsid w:val="00A24F78"/>
    <w:rsid w:val="00A25D38"/>
    <w:rsid w:val="00A26BAA"/>
    <w:rsid w:val="00A27B10"/>
    <w:rsid w:val="00A27D0F"/>
    <w:rsid w:val="00A30DCE"/>
    <w:rsid w:val="00A36780"/>
    <w:rsid w:val="00A3782A"/>
    <w:rsid w:val="00A40545"/>
    <w:rsid w:val="00A41DBF"/>
    <w:rsid w:val="00A448C8"/>
    <w:rsid w:val="00A44B6C"/>
    <w:rsid w:val="00A45392"/>
    <w:rsid w:val="00A462E5"/>
    <w:rsid w:val="00A46AE4"/>
    <w:rsid w:val="00A47562"/>
    <w:rsid w:val="00A47BC1"/>
    <w:rsid w:val="00A47C5B"/>
    <w:rsid w:val="00A52CF5"/>
    <w:rsid w:val="00A534A1"/>
    <w:rsid w:val="00A53802"/>
    <w:rsid w:val="00A54E7A"/>
    <w:rsid w:val="00A571A1"/>
    <w:rsid w:val="00A57DBE"/>
    <w:rsid w:val="00A60FB3"/>
    <w:rsid w:val="00A62A53"/>
    <w:rsid w:val="00A62B1B"/>
    <w:rsid w:val="00A64271"/>
    <w:rsid w:val="00A64D58"/>
    <w:rsid w:val="00A66584"/>
    <w:rsid w:val="00A702ED"/>
    <w:rsid w:val="00A707DD"/>
    <w:rsid w:val="00A718C7"/>
    <w:rsid w:val="00A8179A"/>
    <w:rsid w:val="00A82216"/>
    <w:rsid w:val="00A84A67"/>
    <w:rsid w:val="00A85961"/>
    <w:rsid w:val="00A901A0"/>
    <w:rsid w:val="00A91197"/>
    <w:rsid w:val="00A91332"/>
    <w:rsid w:val="00A93C82"/>
    <w:rsid w:val="00A94281"/>
    <w:rsid w:val="00A94679"/>
    <w:rsid w:val="00A94DE6"/>
    <w:rsid w:val="00A94F0A"/>
    <w:rsid w:val="00A95BCC"/>
    <w:rsid w:val="00AA0F0A"/>
    <w:rsid w:val="00AA24AD"/>
    <w:rsid w:val="00AA330C"/>
    <w:rsid w:val="00AA41FA"/>
    <w:rsid w:val="00AB00A7"/>
    <w:rsid w:val="00AB0A35"/>
    <w:rsid w:val="00AB0C3D"/>
    <w:rsid w:val="00AB1726"/>
    <w:rsid w:val="00AB39D0"/>
    <w:rsid w:val="00AB3F22"/>
    <w:rsid w:val="00AB41F4"/>
    <w:rsid w:val="00AB5507"/>
    <w:rsid w:val="00AB6E63"/>
    <w:rsid w:val="00AB70BE"/>
    <w:rsid w:val="00AC3E05"/>
    <w:rsid w:val="00AC4FA8"/>
    <w:rsid w:val="00AC58F2"/>
    <w:rsid w:val="00AC5FD7"/>
    <w:rsid w:val="00AC7854"/>
    <w:rsid w:val="00AD08E6"/>
    <w:rsid w:val="00AD1B28"/>
    <w:rsid w:val="00AD4585"/>
    <w:rsid w:val="00AD48AC"/>
    <w:rsid w:val="00AD50CD"/>
    <w:rsid w:val="00AD7D5F"/>
    <w:rsid w:val="00AE02BE"/>
    <w:rsid w:val="00AE13A9"/>
    <w:rsid w:val="00AE22C1"/>
    <w:rsid w:val="00AE301B"/>
    <w:rsid w:val="00AE4EA6"/>
    <w:rsid w:val="00AE51EC"/>
    <w:rsid w:val="00AE53AF"/>
    <w:rsid w:val="00AF1123"/>
    <w:rsid w:val="00AF1F9C"/>
    <w:rsid w:val="00AF56E3"/>
    <w:rsid w:val="00AF5C8F"/>
    <w:rsid w:val="00AF5DA2"/>
    <w:rsid w:val="00B00305"/>
    <w:rsid w:val="00B00EB8"/>
    <w:rsid w:val="00B02A59"/>
    <w:rsid w:val="00B06680"/>
    <w:rsid w:val="00B06CFD"/>
    <w:rsid w:val="00B074DC"/>
    <w:rsid w:val="00B10A0B"/>
    <w:rsid w:val="00B13050"/>
    <w:rsid w:val="00B13E59"/>
    <w:rsid w:val="00B14007"/>
    <w:rsid w:val="00B158CD"/>
    <w:rsid w:val="00B15DFA"/>
    <w:rsid w:val="00B179BF"/>
    <w:rsid w:val="00B2171B"/>
    <w:rsid w:val="00B21D72"/>
    <w:rsid w:val="00B26150"/>
    <w:rsid w:val="00B26E0D"/>
    <w:rsid w:val="00B306A3"/>
    <w:rsid w:val="00B34F8D"/>
    <w:rsid w:val="00B35CFA"/>
    <w:rsid w:val="00B3624B"/>
    <w:rsid w:val="00B36AD2"/>
    <w:rsid w:val="00B37E15"/>
    <w:rsid w:val="00B4003F"/>
    <w:rsid w:val="00B4155A"/>
    <w:rsid w:val="00B41AE0"/>
    <w:rsid w:val="00B42155"/>
    <w:rsid w:val="00B42D7E"/>
    <w:rsid w:val="00B43855"/>
    <w:rsid w:val="00B4472B"/>
    <w:rsid w:val="00B44CBF"/>
    <w:rsid w:val="00B47D01"/>
    <w:rsid w:val="00B50B66"/>
    <w:rsid w:val="00B50DE8"/>
    <w:rsid w:val="00B52D1C"/>
    <w:rsid w:val="00B530A1"/>
    <w:rsid w:val="00B5483A"/>
    <w:rsid w:val="00B5535B"/>
    <w:rsid w:val="00B55514"/>
    <w:rsid w:val="00B55B16"/>
    <w:rsid w:val="00B60764"/>
    <w:rsid w:val="00B613B3"/>
    <w:rsid w:val="00B62488"/>
    <w:rsid w:val="00B629A5"/>
    <w:rsid w:val="00B635C1"/>
    <w:rsid w:val="00B64DA5"/>
    <w:rsid w:val="00B6798A"/>
    <w:rsid w:val="00B67D6B"/>
    <w:rsid w:val="00B711EC"/>
    <w:rsid w:val="00B75A71"/>
    <w:rsid w:val="00B8062D"/>
    <w:rsid w:val="00B82310"/>
    <w:rsid w:val="00B848DC"/>
    <w:rsid w:val="00B85741"/>
    <w:rsid w:val="00B86F14"/>
    <w:rsid w:val="00B910A1"/>
    <w:rsid w:val="00B91B5C"/>
    <w:rsid w:val="00B9214D"/>
    <w:rsid w:val="00B93A9B"/>
    <w:rsid w:val="00B964E8"/>
    <w:rsid w:val="00B97CC8"/>
    <w:rsid w:val="00BA3757"/>
    <w:rsid w:val="00BA75A1"/>
    <w:rsid w:val="00BA7E3A"/>
    <w:rsid w:val="00BB1611"/>
    <w:rsid w:val="00BB3D52"/>
    <w:rsid w:val="00BB5345"/>
    <w:rsid w:val="00BB5A11"/>
    <w:rsid w:val="00BB6E6D"/>
    <w:rsid w:val="00BC237A"/>
    <w:rsid w:val="00BC305D"/>
    <w:rsid w:val="00BC3AA0"/>
    <w:rsid w:val="00BC50ED"/>
    <w:rsid w:val="00BC5419"/>
    <w:rsid w:val="00BC5F28"/>
    <w:rsid w:val="00BC68FD"/>
    <w:rsid w:val="00BC798A"/>
    <w:rsid w:val="00BD1D84"/>
    <w:rsid w:val="00BD1FEE"/>
    <w:rsid w:val="00BD246E"/>
    <w:rsid w:val="00BD2478"/>
    <w:rsid w:val="00BD2703"/>
    <w:rsid w:val="00BD27B9"/>
    <w:rsid w:val="00BD4881"/>
    <w:rsid w:val="00BD53F6"/>
    <w:rsid w:val="00BD6A2F"/>
    <w:rsid w:val="00BD6D5F"/>
    <w:rsid w:val="00BE023A"/>
    <w:rsid w:val="00BE188F"/>
    <w:rsid w:val="00BE31E0"/>
    <w:rsid w:val="00BF0A15"/>
    <w:rsid w:val="00BF16EE"/>
    <w:rsid w:val="00BF42A5"/>
    <w:rsid w:val="00BF42EF"/>
    <w:rsid w:val="00BF4771"/>
    <w:rsid w:val="00BF4A57"/>
    <w:rsid w:val="00BF5312"/>
    <w:rsid w:val="00BF6101"/>
    <w:rsid w:val="00BF748B"/>
    <w:rsid w:val="00C01523"/>
    <w:rsid w:val="00C0227E"/>
    <w:rsid w:val="00C02342"/>
    <w:rsid w:val="00C03B90"/>
    <w:rsid w:val="00C04BA4"/>
    <w:rsid w:val="00C059CE"/>
    <w:rsid w:val="00C05EA8"/>
    <w:rsid w:val="00C05EFF"/>
    <w:rsid w:val="00C062DB"/>
    <w:rsid w:val="00C068A0"/>
    <w:rsid w:val="00C077CC"/>
    <w:rsid w:val="00C12EBB"/>
    <w:rsid w:val="00C1497C"/>
    <w:rsid w:val="00C15427"/>
    <w:rsid w:val="00C1598A"/>
    <w:rsid w:val="00C20497"/>
    <w:rsid w:val="00C2067F"/>
    <w:rsid w:val="00C2194D"/>
    <w:rsid w:val="00C2197E"/>
    <w:rsid w:val="00C22DFE"/>
    <w:rsid w:val="00C238FF"/>
    <w:rsid w:val="00C23C73"/>
    <w:rsid w:val="00C2509F"/>
    <w:rsid w:val="00C30370"/>
    <w:rsid w:val="00C307C4"/>
    <w:rsid w:val="00C32139"/>
    <w:rsid w:val="00C336C5"/>
    <w:rsid w:val="00C343A6"/>
    <w:rsid w:val="00C348D6"/>
    <w:rsid w:val="00C34E61"/>
    <w:rsid w:val="00C353DB"/>
    <w:rsid w:val="00C36E53"/>
    <w:rsid w:val="00C36E9F"/>
    <w:rsid w:val="00C37941"/>
    <w:rsid w:val="00C3799E"/>
    <w:rsid w:val="00C37F67"/>
    <w:rsid w:val="00C410FC"/>
    <w:rsid w:val="00C45E03"/>
    <w:rsid w:val="00C50E24"/>
    <w:rsid w:val="00C538EE"/>
    <w:rsid w:val="00C53CFF"/>
    <w:rsid w:val="00C545AF"/>
    <w:rsid w:val="00C54CBC"/>
    <w:rsid w:val="00C555DF"/>
    <w:rsid w:val="00C55F73"/>
    <w:rsid w:val="00C56279"/>
    <w:rsid w:val="00C60371"/>
    <w:rsid w:val="00C60891"/>
    <w:rsid w:val="00C60AC1"/>
    <w:rsid w:val="00C61071"/>
    <w:rsid w:val="00C67578"/>
    <w:rsid w:val="00C70184"/>
    <w:rsid w:val="00C71637"/>
    <w:rsid w:val="00C7205E"/>
    <w:rsid w:val="00C729A9"/>
    <w:rsid w:val="00C72A6F"/>
    <w:rsid w:val="00C7381B"/>
    <w:rsid w:val="00C74E60"/>
    <w:rsid w:val="00C771B6"/>
    <w:rsid w:val="00C818EE"/>
    <w:rsid w:val="00C81A70"/>
    <w:rsid w:val="00C828AC"/>
    <w:rsid w:val="00C82E3B"/>
    <w:rsid w:val="00C84387"/>
    <w:rsid w:val="00C86D0E"/>
    <w:rsid w:val="00C93591"/>
    <w:rsid w:val="00C942EC"/>
    <w:rsid w:val="00C97206"/>
    <w:rsid w:val="00CA119E"/>
    <w:rsid w:val="00CA25F8"/>
    <w:rsid w:val="00CA2B1E"/>
    <w:rsid w:val="00CA474C"/>
    <w:rsid w:val="00CA4DD4"/>
    <w:rsid w:val="00CA56AF"/>
    <w:rsid w:val="00CA61D7"/>
    <w:rsid w:val="00CB0B4D"/>
    <w:rsid w:val="00CB0D16"/>
    <w:rsid w:val="00CB17C6"/>
    <w:rsid w:val="00CB290D"/>
    <w:rsid w:val="00CB2EBC"/>
    <w:rsid w:val="00CB3B37"/>
    <w:rsid w:val="00CB3B59"/>
    <w:rsid w:val="00CB41F8"/>
    <w:rsid w:val="00CB45E6"/>
    <w:rsid w:val="00CB5948"/>
    <w:rsid w:val="00CB6C7F"/>
    <w:rsid w:val="00CC0DB9"/>
    <w:rsid w:val="00CC1005"/>
    <w:rsid w:val="00CC46B8"/>
    <w:rsid w:val="00CC5083"/>
    <w:rsid w:val="00CC5917"/>
    <w:rsid w:val="00CC6317"/>
    <w:rsid w:val="00CD2D1F"/>
    <w:rsid w:val="00CD34BF"/>
    <w:rsid w:val="00CD4313"/>
    <w:rsid w:val="00CD78DC"/>
    <w:rsid w:val="00CD7984"/>
    <w:rsid w:val="00CE2D98"/>
    <w:rsid w:val="00CE3908"/>
    <w:rsid w:val="00CE4696"/>
    <w:rsid w:val="00CE4F20"/>
    <w:rsid w:val="00CE67AB"/>
    <w:rsid w:val="00CE6853"/>
    <w:rsid w:val="00CE70B0"/>
    <w:rsid w:val="00CF1D7F"/>
    <w:rsid w:val="00CF477E"/>
    <w:rsid w:val="00CF7613"/>
    <w:rsid w:val="00CF794E"/>
    <w:rsid w:val="00D00EDE"/>
    <w:rsid w:val="00D0215A"/>
    <w:rsid w:val="00D030C0"/>
    <w:rsid w:val="00D04288"/>
    <w:rsid w:val="00D042FD"/>
    <w:rsid w:val="00D04AB5"/>
    <w:rsid w:val="00D05EB9"/>
    <w:rsid w:val="00D0601F"/>
    <w:rsid w:val="00D077EF"/>
    <w:rsid w:val="00D07944"/>
    <w:rsid w:val="00D12489"/>
    <w:rsid w:val="00D134EA"/>
    <w:rsid w:val="00D13C6F"/>
    <w:rsid w:val="00D17DE4"/>
    <w:rsid w:val="00D20942"/>
    <w:rsid w:val="00D21AF7"/>
    <w:rsid w:val="00D2226B"/>
    <w:rsid w:val="00D228D3"/>
    <w:rsid w:val="00D24651"/>
    <w:rsid w:val="00D24C44"/>
    <w:rsid w:val="00D2792D"/>
    <w:rsid w:val="00D30389"/>
    <w:rsid w:val="00D30C74"/>
    <w:rsid w:val="00D312C3"/>
    <w:rsid w:val="00D31648"/>
    <w:rsid w:val="00D32634"/>
    <w:rsid w:val="00D34F9B"/>
    <w:rsid w:val="00D40ED0"/>
    <w:rsid w:val="00D4108C"/>
    <w:rsid w:val="00D4183F"/>
    <w:rsid w:val="00D4227C"/>
    <w:rsid w:val="00D51767"/>
    <w:rsid w:val="00D55F68"/>
    <w:rsid w:val="00D57183"/>
    <w:rsid w:val="00D60FC7"/>
    <w:rsid w:val="00D6118D"/>
    <w:rsid w:val="00D74BAF"/>
    <w:rsid w:val="00D753D7"/>
    <w:rsid w:val="00D7672E"/>
    <w:rsid w:val="00D76873"/>
    <w:rsid w:val="00D800C5"/>
    <w:rsid w:val="00D8234E"/>
    <w:rsid w:val="00D82CA7"/>
    <w:rsid w:val="00D84C29"/>
    <w:rsid w:val="00D85A94"/>
    <w:rsid w:val="00D86271"/>
    <w:rsid w:val="00D868AF"/>
    <w:rsid w:val="00D91697"/>
    <w:rsid w:val="00D91F39"/>
    <w:rsid w:val="00D93477"/>
    <w:rsid w:val="00D93881"/>
    <w:rsid w:val="00D93F56"/>
    <w:rsid w:val="00D94BB3"/>
    <w:rsid w:val="00D966B6"/>
    <w:rsid w:val="00D96842"/>
    <w:rsid w:val="00DA1881"/>
    <w:rsid w:val="00DA4B0D"/>
    <w:rsid w:val="00DA609B"/>
    <w:rsid w:val="00DA632E"/>
    <w:rsid w:val="00DA677E"/>
    <w:rsid w:val="00DA6CAC"/>
    <w:rsid w:val="00DA70D7"/>
    <w:rsid w:val="00DB262D"/>
    <w:rsid w:val="00DB358D"/>
    <w:rsid w:val="00DB3C1D"/>
    <w:rsid w:val="00DB7164"/>
    <w:rsid w:val="00DC0308"/>
    <w:rsid w:val="00DC2060"/>
    <w:rsid w:val="00DC26E8"/>
    <w:rsid w:val="00DC2F7E"/>
    <w:rsid w:val="00DC38E7"/>
    <w:rsid w:val="00DC3DFC"/>
    <w:rsid w:val="00DC7634"/>
    <w:rsid w:val="00DC7743"/>
    <w:rsid w:val="00DD02DE"/>
    <w:rsid w:val="00DD0B34"/>
    <w:rsid w:val="00DD1E02"/>
    <w:rsid w:val="00DD3D34"/>
    <w:rsid w:val="00DD4617"/>
    <w:rsid w:val="00DE0CB8"/>
    <w:rsid w:val="00DE1D81"/>
    <w:rsid w:val="00DE4382"/>
    <w:rsid w:val="00DE5FFF"/>
    <w:rsid w:val="00DE60EF"/>
    <w:rsid w:val="00DE6A17"/>
    <w:rsid w:val="00DE6AD5"/>
    <w:rsid w:val="00DE784C"/>
    <w:rsid w:val="00DF02FA"/>
    <w:rsid w:val="00DF0D73"/>
    <w:rsid w:val="00DF5E0C"/>
    <w:rsid w:val="00E00D12"/>
    <w:rsid w:val="00E01871"/>
    <w:rsid w:val="00E01DF8"/>
    <w:rsid w:val="00E042B1"/>
    <w:rsid w:val="00E0585D"/>
    <w:rsid w:val="00E06485"/>
    <w:rsid w:val="00E076F9"/>
    <w:rsid w:val="00E13374"/>
    <w:rsid w:val="00E13522"/>
    <w:rsid w:val="00E148AB"/>
    <w:rsid w:val="00E16148"/>
    <w:rsid w:val="00E20604"/>
    <w:rsid w:val="00E209A1"/>
    <w:rsid w:val="00E2224B"/>
    <w:rsid w:val="00E22CCC"/>
    <w:rsid w:val="00E23B69"/>
    <w:rsid w:val="00E24431"/>
    <w:rsid w:val="00E24F08"/>
    <w:rsid w:val="00E311CE"/>
    <w:rsid w:val="00E312E3"/>
    <w:rsid w:val="00E315A5"/>
    <w:rsid w:val="00E31600"/>
    <w:rsid w:val="00E31D7B"/>
    <w:rsid w:val="00E32C9B"/>
    <w:rsid w:val="00E333C3"/>
    <w:rsid w:val="00E33A74"/>
    <w:rsid w:val="00E33B82"/>
    <w:rsid w:val="00E33D16"/>
    <w:rsid w:val="00E352BF"/>
    <w:rsid w:val="00E37B97"/>
    <w:rsid w:val="00E401DF"/>
    <w:rsid w:val="00E4095C"/>
    <w:rsid w:val="00E415F8"/>
    <w:rsid w:val="00E42EB3"/>
    <w:rsid w:val="00E43122"/>
    <w:rsid w:val="00E46443"/>
    <w:rsid w:val="00E4733A"/>
    <w:rsid w:val="00E50E4E"/>
    <w:rsid w:val="00E54371"/>
    <w:rsid w:val="00E545F0"/>
    <w:rsid w:val="00E5500D"/>
    <w:rsid w:val="00E565E5"/>
    <w:rsid w:val="00E60C0D"/>
    <w:rsid w:val="00E61C4A"/>
    <w:rsid w:val="00E6491F"/>
    <w:rsid w:val="00E65104"/>
    <w:rsid w:val="00E659F0"/>
    <w:rsid w:val="00E65A75"/>
    <w:rsid w:val="00E65F91"/>
    <w:rsid w:val="00E677FD"/>
    <w:rsid w:val="00E746D5"/>
    <w:rsid w:val="00E74E12"/>
    <w:rsid w:val="00E756CD"/>
    <w:rsid w:val="00E75E7B"/>
    <w:rsid w:val="00E76118"/>
    <w:rsid w:val="00E77AC4"/>
    <w:rsid w:val="00E803EA"/>
    <w:rsid w:val="00E813D5"/>
    <w:rsid w:val="00E864C8"/>
    <w:rsid w:val="00E873D3"/>
    <w:rsid w:val="00E90245"/>
    <w:rsid w:val="00E94971"/>
    <w:rsid w:val="00E963FC"/>
    <w:rsid w:val="00E96D2A"/>
    <w:rsid w:val="00EA28C0"/>
    <w:rsid w:val="00EA3245"/>
    <w:rsid w:val="00EA37F1"/>
    <w:rsid w:val="00EA4E44"/>
    <w:rsid w:val="00EA5043"/>
    <w:rsid w:val="00EA54CC"/>
    <w:rsid w:val="00EB0DD9"/>
    <w:rsid w:val="00EB10BE"/>
    <w:rsid w:val="00EB1D1D"/>
    <w:rsid w:val="00EB2BA9"/>
    <w:rsid w:val="00EB30BD"/>
    <w:rsid w:val="00EB3484"/>
    <w:rsid w:val="00EB4671"/>
    <w:rsid w:val="00EB583C"/>
    <w:rsid w:val="00EB757B"/>
    <w:rsid w:val="00EB7CEC"/>
    <w:rsid w:val="00EC02F9"/>
    <w:rsid w:val="00EC0675"/>
    <w:rsid w:val="00EC1F9A"/>
    <w:rsid w:val="00EC2C68"/>
    <w:rsid w:val="00EC3B18"/>
    <w:rsid w:val="00EC650B"/>
    <w:rsid w:val="00EC6D37"/>
    <w:rsid w:val="00EC74CA"/>
    <w:rsid w:val="00ED2071"/>
    <w:rsid w:val="00ED325A"/>
    <w:rsid w:val="00ED3AE6"/>
    <w:rsid w:val="00ED599E"/>
    <w:rsid w:val="00ED62A4"/>
    <w:rsid w:val="00ED63A2"/>
    <w:rsid w:val="00ED71E0"/>
    <w:rsid w:val="00EE08EB"/>
    <w:rsid w:val="00EE2180"/>
    <w:rsid w:val="00EE27B0"/>
    <w:rsid w:val="00EE2B4A"/>
    <w:rsid w:val="00EE2FA0"/>
    <w:rsid w:val="00EE393A"/>
    <w:rsid w:val="00EE6ED5"/>
    <w:rsid w:val="00EF0453"/>
    <w:rsid w:val="00EF314A"/>
    <w:rsid w:val="00EF3DA8"/>
    <w:rsid w:val="00EF44A3"/>
    <w:rsid w:val="00EF55F5"/>
    <w:rsid w:val="00EF5A20"/>
    <w:rsid w:val="00EF5FB7"/>
    <w:rsid w:val="00EF6517"/>
    <w:rsid w:val="00EF712A"/>
    <w:rsid w:val="00F0037D"/>
    <w:rsid w:val="00F00D00"/>
    <w:rsid w:val="00F01056"/>
    <w:rsid w:val="00F05404"/>
    <w:rsid w:val="00F05FB2"/>
    <w:rsid w:val="00F068B0"/>
    <w:rsid w:val="00F06AE8"/>
    <w:rsid w:val="00F11907"/>
    <w:rsid w:val="00F1236B"/>
    <w:rsid w:val="00F12AC4"/>
    <w:rsid w:val="00F1354E"/>
    <w:rsid w:val="00F13C77"/>
    <w:rsid w:val="00F14D10"/>
    <w:rsid w:val="00F157D4"/>
    <w:rsid w:val="00F15F0A"/>
    <w:rsid w:val="00F2002F"/>
    <w:rsid w:val="00F21F82"/>
    <w:rsid w:val="00F248E1"/>
    <w:rsid w:val="00F24D72"/>
    <w:rsid w:val="00F256C5"/>
    <w:rsid w:val="00F25741"/>
    <w:rsid w:val="00F26012"/>
    <w:rsid w:val="00F26CFC"/>
    <w:rsid w:val="00F26E1F"/>
    <w:rsid w:val="00F27752"/>
    <w:rsid w:val="00F30D6D"/>
    <w:rsid w:val="00F31B69"/>
    <w:rsid w:val="00F33201"/>
    <w:rsid w:val="00F34845"/>
    <w:rsid w:val="00F34BB2"/>
    <w:rsid w:val="00F355C3"/>
    <w:rsid w:val="00F35A54"/>
    <w:rsid w:val="00F36840"/>
    <w:rsid w:val="00F376D8"/>
    <w:rsid w:val="00F40525"/>
    <w:rsid w:val="00F40B78"/>
    <w:rsid w:val="00F430F1"/>
    <w:rsid w:val="00F43C3F"/>
    <w:rsid w:val="00F44048"/>
    <w:rsid w:val="00F446B4"/>
    <w:rsid w:val="00F44752"/>
    <w:rsid w:val="00F45ECA"/>
    <w:rsid w:val="00F50177"/>
    <w:rsid w:val="00F5069F"/>
    <w:rsid w:val="00F539BE"/>
    <w:rsid w:val="00F54BC2"/>
    <w:rsid w:val="00F54C12"/>
    <w:rsid w:val="00F55D3F"/>
    <w:rsid w:val="00F55D5A"/>
    <w:rsid w:val="00F5692C"/>
    <w:rsid w:val="00F6044E"/>
    <w:rsid w:val="00F64528"/>
    <w:rsid w:val="00F64F3C"/>
    <w:rsid w:val="00F65883"/>
    <w:rsid w:val="00F65FC0"/>
    <w:rsid w:val="00F70C4E"/>
    <w:rsid w:val="00F71A53"/>
    <w:rsid w:val="00F72A0B"/>
    <w:rsid w:val="00F73A9F"/>
    <w:rsid w:val="00F77F49"/>
    <w:rsid w:val="00F81FB6"/>
    <w:rsid w:val="00F82DBD"/>
    <w:rsid w:val="00F831CF"/>
    <w:rsid w:val="00F83D41"/>
    <w:rsid w:val="00F85111"/>
    <w:rsid w:val="00F85A1C"/>
    <w:rsid w:val="00F86DEC"/>
    <w:rsid w:val="00F872F7"/>
    <w:rsid w:val="00F9136C"/>
    <w:rsid w:val="00F93BEF"/>
    <w:rsid w:val="00F956F6"/>
    <w:rsid w:val="00F97AEF"/>
    <w:rsid w:val="00FA1830"/>
    <w:rsid w:val="00FA1B9C"/>
    <w:rsid w:val="00FA250B"/>
    <w:rsid w:val="00FA44D9"/>
    <w:rsid w:val="00FA78AA"/>
    <w:rsid w:val="00FB2F87"/>
    <w:rsid w:val="00FB4C85"/>
    <w:rsid w:val="00FB59BF"/>
    <w:rsid w:val="00FB6320"/>
    <w:rsid w:val="00FB717D"/>
    <w:rsid w:val="00FB76B0"/>
    <w:rsid w:val="00FB7C45"/>
    <w:rsid w:val="00FC1984"/>
    <w:rsid w:val="00FC1ECF"/>
    <w:rsid w:val="00FC219B"/>
    <w:rsid w:val="00FC2B6B"/>
    <w:rsid w:val="00FC3BA2"/>
    <w:rsid w:val="00FC3DB5"/>
    <w:rsid w:val="00FC65D7"/>
    <w:rsid w:val="00FD1DCF"/>
    <w:rsid w:val="00FD1F65"/>
    <w:rsid w:val="00FD395E"/>
    <w:rsid w:val="00FD5669"/>
    <w:rsid w:val="00FD5F13"/>
    <w:rsid w:val="00FD6D66"/>
    <w:rsid w:val="00FD71F9"/>
    <w:rsid w:val="00FE040F"/>
    <w:rsid w:val="00FE062A"/>
    <w:rsid w:val="00FE0B9A"/>
    <w:rsid w:val="00FE1859"/>
    <w:rsid w:val="00FE4119"/>
    <w:rsid w:val="00FE63CA"/>
    <w:rsid w:val="00FF02B6"/>
    <w:rsid w:val="00FF094E"/>
    <w:rsid w:val="00FF15A9"/>
    <w:rsid w:val="00FF2D5B"/>
    <w:rsid w:val="00FF4386"/>
    <w:rsid w:val="00FF4C45"/>
    <w:rsid w:val="00FF582D"/>
    <w:rsid w:val="2ABB4F9E"/>
    <w:rsid w:val="5A8D0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5"/>
    <w:qFormat/>
    <w:uiPriority w:val="0"/>
    <w:pPr>
      <w:keepNext/>
      <w:keepLines/>
      <w:spacing w:before="50" w:beforeLines="50" w:after="50" w:afterLines="50" w:line="360" w:lineRule="auto"/>
      <w:jc w:val="left"/>
      <w:outlineLvl w:val="0"/>
    </w:pPr>
    <w:rPr>
      <w:rFonts w:eastAsia="黑体"/>
      <w:b/>
      <w:bCs/>
      <w:kern w:val="44"/>
      <w:sz w:val="28"/>
      <w:szCs w:val="44"/>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7"/>
    <w:qFormat/>
    <w:uiPriority w:val="0"/>
    <w:pPr>
      <w:jc w:val="left"/>
    </w:pPr>
  </w:style>
  <w:style w:type="paragraph" w:styleId="4">
    <w:name w:val="Body Text"/>
    <w:basedOn w:val="1"/>
    <w:link w:val="20"/>
    <w:qFormat/>
    <w:uiPriority w:val="0"/>
    <w:pPr>
      <w:autoSpaceDE w:val="0"/>
      <w:autoSpaceDN w:val="0"/>
      <w:adjustRightInd w:val="0"/>
      <w:spacing w:after="120" w:line="324" w:lineRule="auto"/>
      <w:jc w:val="center"/>
    </w:pPr>
    <w:rPr>
      <w:rFonts w:ascii="宋体" w:hAnsi="宋体"/>
      <w:kern w:val="0"/>
      <w:sz w:val="24"/>
    </w:rPr>
  </w:style>
  <w:style w:type="paragraph" w:styleId="5">
    <w:name w:val="Date"/>
    <w:basedOn w:val="1"/>
    <w:next w:val="1"/>
    <w:qFormat/>
    <w:uiPriority w:val="0"/>
    <w:pPr>
      <w:ind w:left="100" w:leftChars="2500"/>
    </w:pPr>
    <w:rPr>
      <w:rFonts w:ascii="黑体" w:hAnsi="宋体" w:eastAsia="黑体"/>
      <w:sz w:val="24"/>
    </w:rPr>
  </w:style>
  <w:style w:type="paragraph" w:styleId="6">
    <w:name w:val="Balloon Text"/>
    <w:basedOn w:val="1"/>
    <w:semiHidden/>
    <w:qFormat/>
    <w:uiPriority w:val="0"/>
    <w:rPr>
      <w:sz w:val="18"/>
      <w:szCs w:val="18"/>
    </w:rPr>
  </w:style>
  <w:style w:type="paragraph" w:styleId="7">
    <w:name w:val="footer"/>
    <w:basedOn w:val="1"/>
    <w:link w:val="22"/>
    <w:uiPriority w:val="99"/>
    <w:pPr>
      <w:tabs>
        <w:tab w:val="center" w:pos="4153"/>
        <w:tab w:val="right" w:pos="8306"/>
      </w:tabs>
      <w:snapToGrid w:val="0"/>
      <w:jc w:val="left"/>
    </w:pPr>
    <w:rPr>
      <w:sz w:val="18"/>
    </w:rPr>
  </w:style>
  <w:style w:type="paragraph" w:styleId="8">
    <w:name w:val="header"/>
    <w:basedOn w:val="1"/>
    <w:link w:val="19"/>
    <w:uiPriority w:val="0"/>
    <w:pPr>
      <w:tabs>
        <w:tab w:val="center" w:pos="4153"/>
        <w:tab w:val="right" w:pos="8306"/>
      </w:tabs>
      <w:snapToGrid w:val="0"/>
      <w:jc w:val="center"/>
    </w:pPr>
    <w:rPr>
      <w:sz w:val="18"/>
    </w:rPr>
  </w:style>
  <w:style w:type="paragraph" w:styleId="9">
    <w:name w:val="toc 1"/>
    <w:basedOn w:val="1"/>
    <w:next w:val="1"/>
    <w:autoRedefine/>
    <w:qFormat/>
    <w:uiPriority w:val="39"/>
    <w:pPr>
      <w:tabs>
        <w:tab w:val="right" w:leader="dot" w:pos="9627"/>
      </w:tabs>
      <w:autoSpaceDE w:val="0"/>
      <w:autoSpaceDN w:val="0"/>
      <w:spacing w:line="460" w:lineRule="exact"/>
      <w:jc w:val="center"/>
    </w:pPr>
    <w:rPr>
      <w:rFonts w:ascii="黑体" w:hAnsi="黑体" w:eastAsia="黑体"/>
      <w:sz w:val="32"/>
      <w:szCs w:val="32"/>
    </w:rPr>
  </w:style>
  <w:style w:type="paragraph" w:styleId="10">
    <w:name w:val="annotation subject"/>
    <w:basedOn w:val="3"/>
    <w:next w:val="3"/>
    <w:link w:val="18"/>
    <w:qFormat/>
    <w:uiPriority w:val="0"/>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annotation reference"/>
    <w:qFormat/>
    <w:uiPriority w:val="0"/>
    <w:rPr>
      <w:sz w:val="21"/>
      <w:szCs w:val="21"/>
    </w:rPr>
  </w:style>
  <w:style w:type="character" w:customStyle="1" w:styleId="17">
    <w:name w:val="批注文字 字符"/>
    <w:link w:val="3"/>
    <w:qFormat/>
    <w:uiPriority w:val="0"/>
    <w:rPr>
      <w:kern w:val="2"/>
      <w:sz w:val="21"/>
    </w:rPr>
  </w:style>
  <w:style w:type="character" w:customStyle="1" w:styleId="18">
    <w:name w:val="批注主题 字符"/>
    <w:link w:val="10"/>
    <w:qFormat/>
    <w:uiPriority w:val="0"/>
    <w:rPr>
      <w:b/>
      <w:bCs/>
      <w:kern w:val="2"/>
      <w:sz w:val="21"/>
    </w:rPr>
  </w:style>
  <w:style w:type="character" w:customStyle="1" w:styleId="19">
    <w:name w:val="页眉 字符"/>
    <w:link w:val="8"/>
    <w:qFormat/>
    <w:uiPriority w:val="0"/>
    <w:rPr>
      <w:kern w:val="2"/>
      <w:sz w:val="18"/>
    </w:rPr>
  </w:style>
  <w:style w:type="character" w:customStyle="1" w:styleId="20">
    <w:name w:val="正文文本 字符"/>
    <w:link w:val="4"/>
    <w:qFormat/>
    <w:uiPriority w:val="0"/>
    <w:rPr>
      <w:rFonts w:ascii="宋体" w:hAnsi="宋体"/>
      <w:sz w:val="24"/>
    </w:rPr>
  </w:style>
  <w:style w:type="table" w:customStyle="1" w:styleId="21">
    <w:name w:val="网格型1"/>
    <w:basedOn w:val="1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2">
    <w:name w:val="页脚 字符"/>
    <w:link w:val="7"/>
    <w:qFormat/>
    <w:uiPriority w:val="99"/>
    <w:rPr>
      <w:kern w:val="2"/>
      <w:sz w:val="18"/>
    </w:rPr>
  </w:style>
  <w:style w:type="paragraph" w:styleId="23">
    <w:name w:val="List Paragraph"/>
    <w:basedOn w:val="1"/>
    <w:link w:val="24"/>
    <w:qFormat/>
    <w:uiPriority w:val="34"/>
    <w:pPr>
      <w:spacing w:line="400" w:lineRule="exact"/>
      <w:ind w:firstLine="420" w:firstLineChars="200"/>
    </w:pPr>
    <w:rPr>
      <w:sz w:val="24"/>
      <w:szCs w:val="24"/>
    </w:rPr>
  </w:style>
  <w:style w:type="character" w:customStyle="1" w:styleId="24">
    <w:name w:val="列出段落 字符"/>
    <w:link w:val="23"/>
    <w:qFormat/>
    <w:locked/>
    <w:uiPriority w:val="34"/>
    <w:rPr>
      <w:kern w:val="2"/>
      <w:sz w:val="24"/>
      <w:szCs w:val="24"/>
    </w:rPr>
  </w:style>
  <w:style w:type="character" w:customStyle="1" w:styleId="25">
    <w:name w:val="标题 1 字符"/>
    <w:basedOn w:val="13"/>
    <w:link w:val="2"/>
    <w:qFormat/>
    <w:uiPriority w:val="0"/>
    <w:rPr>
      <w:rFonts w:eastAsia="黑体"/>
      <w:b/>
      <w:bCs/>
      <w:kern w:val="44"/>
      <w:sz w:val="28"/>
      <w:szCs w:val="44"/>
    </w:rPr>
  </w:style>
  <w:style w:type="paragraph" w:styleId="26">
    <w:name w:val="No Spacing"/>
    <w:link w:val="2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27">
    <w:name w:val="无间隔 字符"/>
    <w:basedOn w:val="13"/>
    <w:link w:val="26"/>
    <w:qFormat/>
    <w:uiPriority w:val="1"/>
    <w:rPr>
      <w:kern w:val="2"/>
      <w:sz w:val="21"/>
      <w:szCs w:val="24"/>
    </w:rPr>
  </w:style>
  <w:style w:type="character" w:customStyle="1" w:styleId="28">
    <w:name w:val="l-btn-text"/>
    <w:basedOn w:val="13"/>
    <w:qFormat/>
    <w:uiPriority w:val="0"/>
  </w:style>
  <w:style w:type="paragraph" w:customStyle="1" w:styleId="29">
    <w:name w:val="Revision"/>
    <w:hidden/>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chart" Target="charts/chart20.xml"/><Relationship Id="rId31" Type="http://schemas.openxmlformats.org/officeDocument/2006/relationships/chart" Target="charts/chart19.xml"/><Relationship Id="rId30" Type="http://schemas.openxmlformats.org/officeDocument/2006/relationships/chart" Target="charts/chart18.xml"/><Relationship Id="rId3" Type="http://schemas.openxmlformats.org/officeDocument/2006/relationships/comments" Target="comments.xml"/><Relationship Id="rId29" Type="http://schemas.openxmlformats.org/officeDocument/2006/relationships/chart" Target="charts/chart17.xml"/><Relationship Id="rId28" Type="http://schemas.openxmlformats.org/officeDocument/2006/relationships/chart" Target="charts/chart16.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chart" Target="charts/chart5.xml"/><Relationship Id="rId16" Type="http://schemas.openxmlformats.org/officeDocument/2006/relationships/chart" Target="charts/chart4.xml"/><Relationship Id="rId15" Type="http://schemas.openxmlformats.org/officeDocument/2006/relationships/chart" Target="charts/chart3.xml"/><Relationship Id="rId14" Type="http://schemas.openxmlformats.org/officeDocument/2006/relationships/image" Target="media/image2.wmf"/><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backup\luoshishan\&#26700;&#38754;\&#21033;&#25289;&#22238;&#39038;&#2227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backup\luoshishan\&#26700;&#38754;\&#26032;&#24314;&#25991;&#20214;&#22841;\&#21033;&#25289;&#22238;&#39038;&#2227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D:\backup\luoshishan\&#26700;&#38754;\&#26032;&#24314;&#25991;&#20214;&#22841;\&#21033;&#25289;&#22238;&#39038;&#2227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backup\luoshishan\&#26700;&#38754;\&#26032;&#24314;&#25991;&#20214;&#22841;\&#21033;&#25289;&#22238;&#39038;&#2227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backup\luoshishan\&#26700;&#38754;\&#26032;&#24314;&#25991;&#20214;&#22841;\&#21033;&#25289;&#22238;&#39038;&#2227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D:\backup\luoshishan\&#26700;&#38754;\&#26032;&#24314;&#25991;&#20214;&#22841;\&#21033;&#25289;&#22238;&#39038;&#2227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backup\luoshishan\&#26700;&#38754;\&#26032;&#24314;&#25991;&#20214;&#22841;\&#21033;&#25289;&#22238;&#39038;&#2227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D:\backup\luoshishan\&#26700;&#38754;\&#26032;&#24314;&#25991;&#20214;&#22841;\&#21033;&#25289;&#22238;&#39038;&#22270;.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backup\luoshishan\&#26700;&#38754;\&#26032;&#24314;&#25991;&#20214;&#22841;\&#21033;&#25289;&#22238;&#39038;&#22270;.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D:\backup\luoshishan\&#26700;&#38754;\&#26032;&#24314;&#25991;&#20214;&#22841;\&#21033;&#25289;&#22238;&#39038;&#22270;.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backup\luoshishan\&#26700;&#38754;\&#26032;&#24314;&#25991;&#20214;&#22841;\&#21033;&#25289;&#22238;&#39038;&#22270;.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backup\luoshishan\&#26700;&#38754;\&#26032;&#24314;&#25991;&#20214;&#22841;\&#21033;&#25289;&#22238;&#39038;&#22270;.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D:\backup\luoshishan\&#26700;&#38754;\&#26032;&#24314;&#25991;&#20214;&#22841;\&#21033;&#25289;&#22238;&#39038;&#22270;.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D:\backup\luoshishan\&#26700;&#38754;\&#26032;&#24314;&#25991;&#20214;&#22841;\&#21033;&#25289;&#22238;&#39038;&#22270;.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backup\luoshishan\&#26700;&#38754;\&#26032;&#24314;&#25991;&#20214;&#22841;\&#21033;&#25289;&#22238;&#39038;&#22270;.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D:\backup\luoshishan\&#26700;&#38754;\&#26032;&#24314;&#25991;&#20214;&#22841;\&#21033;&#25289;&#22238;&#39038;&#22270;.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D:\backup\luoshishan\&#26700;&#38754;\&#26032;&#24314;&#25991;&#20214;&#22841;\&#21033;&#25289;&#22238;&#39038;&#22270;.xlsx" TargetMode="External"/></Relationships>
</file>

<file path=word/charts/_rels/chart18.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file:///D:\backup\luoshishan\&#26700;&#38754;\&#26032;&#24314;&#25991;&#20214;&#22841;\&#21033;&#25289;&#22238;&#39038;&#22270;.xlsx" TargetMode="External"/></Relationships>
</file>

<file path=word/charts/_rels/chart19.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D:\backup\luoshishan\&#26700;&#38754;\&#26032;&#24314;&#25991;&#20214;&#22841;\&#21033;&#25289;&#22238;&#39038;&#22270;.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D:\backup\luoshishan\&#26700;&#38754;\&#26032;&#24314;&#25991;&#20214;&#22841;\&#21033;&#25289;&#22238;&#39038;&#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成品</a:t>
            </a:r>
            <a:r>
              <a:rPr lang="en-US" altLang="zh-CN"/>
              <a:t>PH</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质量属性!$B$19</c:f>
              <c:strCache>
                <c:ptCount val="1"/>
                <c:pt idx="0">
                  <c:v>PH</c:v>
                </c:pt>
              </c:strCache>
            </c:strRef>
          </c:tx>
          <c:spPr>
            <a:ln w="28575" cap="rnd">
              <a:solidFill>
                <a:schemeClr val="accent1"/>
              </a:solidFill>
              <a:round/>
            </a:ln>
            <a:effectLst/>
          </c:spPr>
          <c:marker>
            <c:symbol val="none"/>
          </c:marker>
          <c:dLbls>
            <c:delete val="1"/>
          </c:dLbls>
          <c:cat>
            <c:numRef>
              <c:f>质量属性!$A$20:$A$25</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质量属性!$B$20:$B$25</c:f>
              <c:numCache>
                <c:formatCode>General</c:formatCode>
                <c:ptCount val="6"/>
                <c:pt idx="0">
                  <c:v>8.2</c:v>
                </c:pt>
                <c:pt idx="1">
                  <c:v>8.2</c:v>
                </c:pt>
                <c:pt idx="2">
                  <c:v>8.2</c:v>
                </c:pt>
                <c:pt idx="3">
                  <c:v>8.2</c:v>
                </c:pt>
                <c:pt idx="4">
                  <c:v>8.2</c:v>
                </c:pt>
                <c:pt idx="5">
                  <c:v>8.2</c:v>
                </c:pt>
              </c:numCache>
            </c:numRef>
          </c:val>
          <c:smooth val="0"/>
        </c:ser>
        <c:ser>
          <c:idx val="1"/>
          <c:order val="1"/>
          <c:tx>
            <c:strRef>
              <c:f>质量属性!$C$19</c:f>
              <c:strCache>
                <c:ptCount val="1"/>
                <c:pt idx="0">
                  <c:v>TL</c:v>
                </c:pt>
              </c:strCache>
            </c:strRef>
          </c:tx>
          <c:spPr>
            <a:ln w="28575" cap="rnd">
              <a:solidFill>
                <a:schemeClr val="accent2"/>
              </a:solidFill>
              <a:round/>
            </a:ln>
            <a:effectLst/>
          </c:spPr>
          <c:marker>
            <c:symbol val="none"/>
          </c:marker>
          <c:dLbls>
            <c:delete val="1"/>
          </c:dLbls>
          <c:cat>
            <c:numRef>
              <c:f>质量属性!$A$20:$A$25</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质量属性!$C$20:$C$25</c:f>
              <c:numCache>
                <c:formatCode>General</c:formatCode>
                <c:ptCount val="6"/>
                <c:pt idx="0">
                  <c:v>7.9</c:v>
                </c:pt>
                <c:pt idx="1">
                  <c:v>7.9</c:v>
                </c:pt>
                <c:pt idx="2">
                  <c:v>7.9</c:v>
                </c:pt>
                <c:pt idx="3">
                  <c:v>7.9</c:v>
                </c:pt>
                <c:pt idx="4">
                  <c:v>7.9</c:v>
                </c:pt>
                <c:pt idx="5">
                  <c:v>7.9</c:v>
                </c:pt>
              </c:numCache>
            </c:numRef>
          </c:val>
          <c:smooth val="0"/>
        </c:ser>
        <c:ser>
          <c:idx val="2"/>
          <c:order val="2"/>
          <c:tx>
            <c:strRef>
              <c:f>质量属性!$D$19</c:f>
              <c:strCache>
                <c:ptCount val="1"/>
                <c:pt idx="0">
                  <c:v>TU</c:v>
                </c:pt>
              </c:strCache>
            </c:strRef>
          </c:tx>
          <c:spPr>
            <a:ln w="28575" cap="rnd">
              <a:solidFill>
                <a:schemeClr val="accent3"/>
              </a:solidFill>
              <a:round/>
            </a:ln>
            <a:effectLst/>
          </c:spPr>
          <c:marker>
            <c:symbol val="none"/>
          </c:marker>
          <c:dLbls>
            <c:delete val="1"/>
          </c:dLbls>
          <c:cat>
            <c:numRef>
              <c:f>质量属性!$A$20:$A$25</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质量属性!$D$20:$D$25</c:f>
              <c:numCache>
                <c:formatCode>General</c:formatCode>
                <c:ptCount val="6"/>
                <c:pt idx="0">
                  <c:v>8.4</c:v>
                </c:pt>
                <c:pt idx="1">
                  <c:v>8.4</c:v>
                </c:pt>
                <c:pt idx="2">
                  <c:v>8.4</c:v>
                </c:pt>
                <c:pt idx="3">
                  <c:v>8.4</c:v>
                </c:pt>
                <c:pt idx="4">
                  <c:v>8.4</c:v>
                </c:pt>
                <c:pt idx="5">
                  <c:v>8.4</c:v>
                </c:pt>
              </c:numCache>
            </c:numRef>
          </c:val>
          <c:smooth val="0"/>
        </c:ser>
        <c:dLbls>
          <c:showLegendKey val="0"/>
          <c:showVal val="0"/>
          <c:showCatName val="0"/>
          <c:showSerName val="0"/>
          <c:showPercent val="0"/>
          <c:showBubbleSize val="0"/>
        </c:dLbls>
        <c:marker val="0"/>
        <c:smooth val="0"/>
        <c:axId val="786277664"/>
        <c:axId val="786273504"/>
      </c:lineChart>
      <c:catAx>
        <c:axId val="786277664"/>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6273504"/>
        <c:crosses val="autoZero"/>
        <c:auto val="1"/>
        <c:lblAlgn val="ctr"/>
        <c:lblOffset val="100"/>
        <c:noMultiLvlLbl val="0"/>
      </c:catAx>
      <c:valAx>
        <c:axId val="786273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ph</a:t>
                </a:r>
                <a:endParaRPr lang="zh-CN" altLang="en-US"/>
              </a:p>
            </c:rich>
          </c:tx>
          <c:layout>
            <c:manualLayout>
              <c:xMode val="edge"/>
              <c:yMode val="edge"/>
              <c:x val="0.025"/>
              <c:y val="0.26846566054243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627766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3e1a027-8943-4715-bac7-d311e6a7a89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亲水杂质趋势图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质量属性!$B$39</c:f>
              <c:strCache>
                <c:ptCount val="1"/>
                <c:pt idx="0">
                  <c:v>亲水杂质</c:v>
                </c:pt>
              </c:strCache>
            </c:strRef>
          </c:tx>
          <c:spPr>
            <a:ln w="28575" cap="rnd">
              <a:solidFill>
                <a:schemeClr val="accent1"/>
              </a:solidFill>
              <a:round/>
            </a:ln>
            <a:effectLst/>
          </c:spPr>
          <c:marker>
            <c:symbol val="none"/>
          </c:marker>
          <c:dLbls>
            <c:delete val="1"/>
          </c:dLbls>
          <c:cat>
            <c:strRef>
              <c:f>质量属性!$A$40:$A$48</c:f>
              <c:strCache>
                <c:ptCount val="6"/>
                <c:pt idx="0">
                  <c:v>143202507001 </c:v>
                </c:pt>
                <c:pt idx="1">
                  <c:v>143202507002 </c:v>
                </c:pt>
                <c:pt idx="2">
                  <c:v>143202507003 </c:v>
                </c:pt>
                <c:pt idx="3">
                  <c:v>143202509004 </c:v>
                </c:pt>
                <c:pt idx="4">
                  <c:v>143202509005 </c:v>
                </c:pt>
                <c:pt idx="5">
                  <c:v>143202509006 </c:v>
                </c:pt>
              </c:strCache>
            </c:strRef>
          </c:cat>
          <c:val>
            <c:numRef>
              <c:f>质量属性!$B$40:$B$48</c:f>
              <c:numCache>
                <c:formatCode>0.00_ </c:formatCode>
                <c:ptCount val="6"/>
                <c:pt idx="0">
                  <c:v>0.46</c:v>
                </c:pt>
                <c:pt idx="1">
                  <c:v>0.25</c:v>
                </c:pt>
                <c:pt idx="2">
                  <c:v>0.32</c:v>
                </c:pt>
                <c:pt idx="3">
                  <c:v>0.51</c:v>
                </c:pt>
                <c:pt idx="4">
                  <c:v>0.44</c:v>
                </c:pt>
                <c:pt idx="5">
                  <c:v>0.38</c:v>
                </c:pt>
              </c:numCache>
            </c:numRef>
          </c:val>
          <c:smooth val="0"/>
        </c:ser>
        <c:ser>
          <c:idx val="1"/>
          <c:order val="1"/>
          <c:tx>
            <c:strRef>
              <c:f>质量属性!$C$39</c:f>
              <c:strCache>
                <c:ptCount val="1"/>
                <c:pt idx="0">
                  <c:v>TU</c:v>
                </c:pt>
              </c:strCache>
            </c:strRef>
          </c:tx>
          <c:spPr>
            <a:ln w="28575" cap="rnd">
              <a:solidFill>
                <a:schemeClr val="accent2"/>
              </a:solidFill>
              <a:round/>
            </a:ln>
            <a:effectLst/>
          </c:spPr>
          <c:marker>
            <c:symbol val="none"/>
          </c:marker>
          <c:dLbls>
            <c:delete val="1"/>
          </c:dLbls>
          <c:cat>
            <c:strRef>
              <c:f>质量属性!$A$40:$A$48</c:f>
              <c:strCache>
                <c:ptCount val="6"/>
                <c:pt idx="0">
                  <c:v>143202507001 </c:v>
                </c:pt>
                <c:pt idx="1">
                  <c:v>143202507002 </c:v>
                </c:pt>
                <c:pt idx="2">
                  <c:v>143202507003 </c:v>
                </c:pt>
                <c:pt idx="3">
                  <c:v>143202509004 </c:v>
                </c:pt>
                <c:pt idx="4">
                  <c:v>143202509005 </c:v>
                </c:pt>
                <c:pt idx="5">
                  <c:v>143202509006 </c:v>
                </c:pt>
              </c:strCache>
            </c:strRef>
          </c:cat>
          <c:val>
            <c:numRef>
              <c:f>质量属性!$C$40:$C$48</c:f>
              <c:numCache>
                <c:formatCode>General</c:formatCode>
                <c:ptCount val="6"/>
                <c:pt idx="0">
                  <c:v>3.8</c:v>
                </c:pt>
                <c:pt idx="1">
                  <c:v>3.8</c:v>
                </c:pt>
                <c:pt idx="2">
                  <c:v>3.8</c:v>
                </c:pt>
                <c:pt idx="3">
                  <c:v>3.8</c:v>
                </c:pt>
                <c:pt idx="4">
                  <c:v>3.8</c:v>
                </c:pt>
                <c:pt idx="5">
                  <c:v>3.8</c:v>
                </c:pt>
              </c:numCache>
            </c:numRef>
          </c:val>
          <c:smooth val="0"/>
        </c:ser>
        <c:dLbls>
          <c:showLegendKey val="0"/>
          <c:showVal val="0"/>
          <c:showCatName val="0"/>
          <c:showSerName val="0"/>
          <c:showPercent val="0"/>
          <c:showBubbleSize val="0"/>
        </c:dLbls>
        <c:marker val="0"/>
        <c:smooth val="0"/>
        <c:axId val="863225376"/>
        <c:axId val="863234944"/>
        <c:extLst>
          <c:ext xmlns:c15="http://schemas.microsoft.com/office/drawing/2012/chart" uri="{02D57815-91ED-43cb-92C2-25804820EDAC}">
            <c15:filteredLineSeries>
              <c15:ser>
                <c:idx val="2"/>
                <c:order val="2"/>
                <c:tx>
                  <c:strRef>
                    <c:extLst>
                      <c:ext uri="{02D57815-91ED-43cb-92C2-25804820EDAC}">
                        <c15:formulaRef>
                          <c15:sqref>质量属性!$D$39</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质量属性!$A$40:$A$48</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质量属性!$D$40:$D$48</c15:sqref>
                        </c15:formulaRef>
                      </c:ext>
                    </c:extLst>
                    <c:numCache>
                      <c:formatCode>0.00_ </c:formatCode>
                      <c:ptCount val="6"/>
                      <c:pt idx="0">
                        <c:v>0.742565782966318</c:v>
                      </c:pt>
                      <c:pt idx="1">
                        <c:v>0.742565782966318</c:v>
                      </c:pt>
                      <c:pt idx="2">
                        <c:v>0.742565782966318</c:v>
                      </c:pt>
                      <c:pt idx="3">
                        <c:v>0.742565782966318</c:v>
                      </c:pt>
                      <c:pt idx="4">
                        <c:v>0.742565782966318</c:v>
                      </c:pt>
                      <c:pt idx="5">
                        <c:v>0.742565782966318</c:v>
                      </c:pt>
                    </c:numCache>
                  </c:numRef>
                </c:val>
                <c:smooth val="0"/>
              </c15:ser>
            </c15:filteredLineSeries>
            <c15:filteredLineSeries>
              <c15:ser>
                <c:idx val="3"/>
                <c:order val="3"/>
                <c:tx>
                  <c:strRef>
                    <c:extLst>
                      <c:ext uri="{02D57815-91ED-43cb-92C2-25804820EDAC}">
                        <c15:formulaRef>
                          <c15:sqref>质量属性!$F$39</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质量属性!$A$40:$A$48</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质量属性!$F$40:$F$48</c15:sqref>
                        </c15:formulaRef>
                      </c:ext>
                    </c:extLst>
                    <c:numCache>
                      <c:formatCode>General</c:formatCode>
                      <c:ptCount val="6"/>
                      <c:pt idx="0">
                        <c:v>0.41</c:v>
                      </c:pt>
                      <c:pt idx="1">
                        <c:v>0.41</c:v>
                      </c:pt>
                      <c:pt idx="2">
                        <c:v>0.41</c:v>
                      </c:pt>
                      <c:pt idx="3">
                        <c:v>0.41</c:v>
                      </c:pt>
                      <c:pt idx="4">
                        <c:v>0.41</c:v>
                      </c:pt>
                      <c:pt idx="5">
                        <c:v>0.41</c:v>
                      </c:pt>
                    </c:numCache>
                  </c:numRef>
                </c:val>
                <c:smooth val="0"/>
              </c15:ser>
            </c15:filteredLineSeries>
          </c:ext>
        </c:extLst>
      </c:lineChart>
      <c:catAx>
        <c:axId val="86322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3234944"/>
        <c:crosses val="autoZero"/>
        <c:auto val="1"/>
        <c:lblAlgn val="ctr"/>
        <c:lblOffset val="100"/>
        <c:noMultiLvlLbl val="0"/>
      </c:catAx>
      <c:valAx>
        <c:axId val="863234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322537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5db8afb-8359-41ed-835f-0bdc3c7ad0c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有关物质</a:t>
            </a:r>
            <a:r>
              <a:rPr lang="en-US" altLang="zh-CN"/>
              <a:t>A</a:t>
            </a:r>
            <a:endParaRPr lang="zh-CN" altLang="en-US"/>
          </a:p>
        </c:rich>
      </c:tx>
      <c:layout>
        <c:manualLayout>
          <c:xMode val="edge"/>
          <c:yMode val="edge"/>
          <c:x val="0.399861111111111"/>
          <c:y val="0.0324074074074074"/>
        </c:manualLayout>
      </c:layout>
      <c:overlay val="0"/>
      <c:spPr>
        <a:noFill/>
        <a:ln>
          <a:noFill/>
        </a:ln>
        <a:effectLst/>
      </c:spPr>
    </c:title>
    <c:autoTitleDeleted val="0"/>
    <c:plotArea>
      <c:layout/>
      <c:lineChart>
        <c:grouping val="standard"/>
        <c:varyColors val="0"/>
        <c:ser>
          <c:idx val="0"/>
          <c:order val="0"/>
          <c:tx>
            <c:strRef>
              <c:f>质量属性!$B$57</c:f>
              <c:strCache>
                <c:ptCount val="1"/>
                <c:pt idx="0">
                  <c:v>有关物质A</c:v>
                </c:pt>
              </c:strCache>
            </c:strRef>
          </c:tx>
          <c:spPr>
            <a:ln w="28575" cap="rnd">
              <a:solidFill>
                <a:schemeClr val="accent1"/>
              </a:solidFill>
              <a:round/>
            </a:ln>
            <a:effectLst/>
          </c:spPr>
          <c:marker>
            <c:symbol val="none"/>
          </c:marker>
          <c:dLbls>
            <c:delete val="1"/>
          </c:dLbls>
          <c:cat>
            <c:strRef>
              <c:f>质量属性!$A$58:$A$66</c:f>
              <c:strCache>
                <c:ptCount val="6"/>
                <c:pt idx="0">
                  <c:v>143202507001 </c:v>
                </c:pt>
                <c:pt idx="1">
                  <c:v>143202507002 </c:v>
                </c:pt>
                <c:pt idx="2">
                  <c:v>143202507003 </c:v>
                </c:pt>
                <c:pt idx="3">
                  <c:v>143202509004 </c:v>
                </c:pt>
                <c:pt idx="4">
                  <c:v>143202509005 </c:v>
                </c:pt>
                <c:pt idx="5">
                  <c:v>143202509006 </c:v>
                </c:pt>
              </c:strCache>
            </c:strRef>
          </c:cat>
          <c:val>
            <c:numRef>
              <c:f>质量属性!$B$58:$B$66</c:f>
              <c:numCache>
                <c:formatCode>0.00_ </c:formatCode>
                <c:ptCount val="6"/>
                <c:pt idx="0">
                  <c:v>0.49</c:v>
                </c:pt>
                <c:pt idx="1">
                  <c:v>0.69</c:v>
                </c:pt>
                <c:pt idx="2">
                  <c:v>0.46</c:v>
                </c:pt>
                <c:pt idx="3">
                  <c:v>0.5</c:v>
                </c:pt>
                <c:pt idx="4">
                  <c:v>0.49</c:v>
                </c:pt>
                <c:pt idx="5">
                  <c:v>0.76</c:v>
                </c:pt>
              </c:numCache>
            </c:numRef>
          </c:val>
          <c:smooth val="0"/>
        </c:ser>
        <c:ser>
          <c:idx val="1"/>
          <c:order val="1"/>
          <c:tx>
            <c:strRef>
              <c:f>质量属性!$C$57</c:f>
              <c:strCache>
                <c:ptCount val="1"/>
                <c:pt idx="0">
                  <c:v>TU</c:v>
                </c:pt>
              </c:strCache>
            </c:strRef>
          </c:tx>
          <c:spPr>
            <a:ln w="28575" cap="rnd">
              <a:solidFill>
                <a:schemeClr val="accent2"/>
              </a:solidFill>
              <a:round/>
            </a:ln>
            <a:effectLst/>
          </c:spPr>
          <c:marker>
            <c:symbol val="none"/>
          </c:marker>
          <c:dLbls>
            <c:delete val="1"/>
          </c:dLbls>
          <c:cat>
            <c:strRef>
              <c:f>质量属性!$A$58:$A$66</c:f>
              <c:strCache>
                <c:ptCount val="6"/>
                <c:pt idx="0">
                  <c:v>143202507001 </c:v>
                </c:pt>
                <c:pt idx="1">
                  <c:v>143202507002 </c:v>
                </c:pt>
                <c:pt idx="2">
                  <c:v>143202507003 </c:v>
                </c:pt>
                <c:pt idx="3">
                  <c:v>143202509004 </c:v>
                </c:pt>
                <c:pt idx="4">
                  <c:v>143202509005 </c:v>
                </c:pt>
                <c:pt idx="5">
                  <c:v>143202509006 </c:v>
                </c:pt>
              </c:strCache>
            </c:strRef>
          </c:cat>
          <c:val>
            <c:numRef>
              <c:f>质量属性!$C$58:$C$66</c:f>
              <c:numCache>
                <c:formatCode>General</c:formatCode>
                <c:ptCount val="6"/>
                <c:pt idx="0">
                  <c:v>3.2</c:v>
                </c:pt>
                <c:pt idx="1">
                  <c:v>3.2</c:v>
                </c:pt>
                <c:pt idx="2">
                  <c:v>3.2</c:v>
                </c:pt>
                <c:pt idx="3">
                  <c:v>3.2</c:v>
                </c:pt>
                <c:pt idx="4">
                  <c:v>3.2</c:v>
                </c:pt>
                <c:pt idx="5">
                  <c:v>3.2</c:v>
                </c:pt>
              </c:numCache>
            </c:numRef>
          </c:val>
          <c:smooth val="0"/>
        </c:ser>
        <c:dLbls>
          <c:showLegendKey val="0"/>
          <c:showVal val="0"/>
          <c:showCatName val="0"/>
          <c:showSerName val="0"/>
          <c:showPercent val="0"/>
          <c:showBubbleSize val="0"/>
        </c:dLbls>
        <c:marker val="0"/>
        <c:smooth val="0"/>
        <c:axId val="934876832"/>
        <c:axId val="934878080"/>
        <c:extLst>
          <c:ext xmlns:c15="http://schemas.microsoft.com/office/drawing/2012/chart" uri="{02D57815-91ED-43cb-92C2-25804820EDAC}">
            <c15:filteredLineSeries>
              <c15:ser>
                <c:idx val="2"/>
                <c:order val="2"/>
                <c:tx>
                  <c:strRef>
                    <c:extLst>
                      <c:ext uri="{02D57815-91ED-43cb-92C2-25804820EDAC}">
                        <c15:formulaRef>
                          <c15:sqref>质量属性!$D$57</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质量属性!$A$58:$A$66</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质量属性!$D$58:$D$66</c15:sqref>
                        </c15:formulaRef>
                      </c:ext>
                    </c:extLst>
                    <c:numCache>
                      <c:formatCode>0.00_ </c:formatCode>
                      <c:ptCount val="6"/>
                      <c:pt idx="0">
                        <c:v>0.869439736308945</c:v>
                      </c:pt>
                      <c:pt idx="1">
                        <c:v>0.869439736308945</c:v>
                      </c:pt>
                      <c:pt idx="2">
                        <c:v>0.869439736308945</c:v>
                      </c:pt>
                      <c:pt idx="3">
                        <c:v>0.869439736308945</c:v>
                      </c:pt>
                      <c:pt idx="4">
                        <c:v>0.869439736308945</c:v>
                      </c:pt>
                      <c:pt idx="5">
                        <c:v>0.869439736308945</c:v>
                      </c:pt>
                    </c:numCache>
                  </c:numRef>
                </c:val>
                <c:smooth val="0"/>
              </c15:ser>
            </c15:filteredLineSeries>
            <c15:filteredLineSeries>
              <c15:ser>
                <c:idx val="3"/>
                <c:order val="3"/>
                <c:tx>
                  <c:strRef>
                    <c:extLst>
                      <c:ext uri="{02D57815-91ED-43cb-92C2-25804820EDAC}">
                        <c15:formulaRef>
                          <c15:sqref>质量属性!$F$57</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质量属性!$A$58:$A$66</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质量属性!$F$58:$F$66</c15:sqref>
                        </c15:formulaRef>
                      </c:ext>
                    </c:extLst>
                    <c:numCache>
                      <c:formatCode>General</c:formatCode>
                      <c:ptCount val="6"/>
                      <c:pt idx="0">
                        <c:v>0.57</c:v>
                      </c:pt>
                      <c:pt idx="1">
                        <c:v>0.57</c:v>
                      </c:pt>
                      <c:pt idx="2">
                        <c:v>0.57</c:v>
                      </c:pt>
                      <c:pt idx="3">
                        <c:v>0.57</c:v>
                      </c:pt>
                      <c:pt idx="4">
                        <c:v>0.57</c:v>
                      </c:pt>
                      <c:pt idx="5">
                        <c:v>0.57</c:v>
                      </c:pt>
                    </c:numCache>
                  </c:numRef>
                </c:val>
                <c:smooth val="0"/>
              </c15:ser>
            </c15:filteredLineSeries>
          </c:ext>
        </c:extLst>
      </c:lineChart>
      <c:catAx>
        <c:axId val="93487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34878080"/>
        <c:crosses val="autoZero"/>
        <c:auto val="1"/>
        <c:lblAlgn val="ctr"/>
        <c:lblOffset val="100"/>
        <c:noMultiLvlLbl val="0"/>
      </c:catAx>
      <c:valAx>
        <c:axId val="934878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3487683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a072252-ad1a-4b69-9e9e-4bb2f256d80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有关物质</a:t>
            </a:r>
            <a:r>
              <a:rPr lang="en-US" altLang="zh-CN"/>
              <a:t>B</a:t>
            </a:r>
            <a:endParaRPr lang="zh-CN" altLang="en-US"/>
          </a:p>
        </c:rich>
      </c:tx>
      <c:layout/>
      <c:overlay val="0"/>
      <c:spPr>
        <a:noFill/>
        <a:ln>
          <a:noFill/>
        </a:ln>
        <a:effectLst/>
      </c:spPr>
    </c:title>
    <c:autoTitleDeleted val="0"/>
    <c:plotArea>
      <c:layout/>
      <c:lineChart>
        <c:grouping val="standard"/>
        <c:varyColors val="0"/>
        <c:ser>
          <c:idx val="0"/>
          <c:order val="0"/>
          <c:tx>
            <c:strRef>
              <c:f>质量属性!$B$73</c:f>
              <c:strCache>
                <c:ptCount val="1"/>
                <c:pt idx="0">
                  <c:v>有关物质B≤3.3%</c:v>
                </c:pt>
              </c:strCache>
            </c:strRef>
          </c:tx>
          <c:spPr>
            <a:ln w="28575" cap="rnd">
              <a:solidFill>
                <a:schemeClr val="accent1"/>
              </a:solidFill>
              <a:round/>
            </a:ln>
            <a:effectLst/>
          </c:spPr>
          <c:marker>
            <c:symbol val="none"/>
          </c:marker>
          <c:dLbls>
            <c:delete val="1"/>
          </c:dLbls>
          <c:cat>
            <c:strRef>
              <c:f>质量属性!$A$74:$A$82</c:f>
              <c:strCache>
                <c:ptCount val="6"/>
                <c:pt idx="0">
                  <c:v>143202507001 </c:v>
                </c:pt>
                <c:pt idx="1">
                  <c:v>143202507002 </c:v>
                </c:pt>
                <c:pt idx="2">
                  <c:v>143202507003 </c:v>
                </c:pt>
                <c:pt idx="3">
                  <c:v>143202509004 </c:v>
                </c:pt>
                <c:pt idx="4">
                  <c:v>143202509005 </c:v>
                </c:pt>
                <c:pt idx="5">
                  <c:v>143202509006 </c:v>
                </c:pt>
              </c:strCache>
            </c:strRef>
          </c:cat>
          <c:val>
            <c:numRef>
              <c:f>质量属性!$B$74:$B$82</c:f>
              <c:numCache>
                <c:formatCode>0.00_ </c:formatCode>
                <c:ptCount val="6"/>
                <c:pt idx="0">
                  <c:v>0.26</c:v>
                </c:pt>
                <c:pt idx="1">
                  <c:v>0.23</c:v>
                </c:pt>
                <c:pt idx="2">
                  <c:v>0.23</c:v>
                </c:pt>
                <c:pt idx="3">
                  <c:v>0.26</c:v>
                </c:pt>
                <c:pt idx="4">
                  <c:v>0.2</c:v>
                </c:pt>
                <c:pt idx="5">
                  <c:v>0.31</c:v>
                </c:pt>
              </c:numCache>
            </c:numRef>
          </c:val>
          <c:smooth val="0"/>
        </c:ser>
        <c:ser>
          <c:idx val="1"/>
          <c:order val="1"/>
          <c:tx>
            <c:strRef>
              <c:f>质量属性!$C$73</c:f>
              <c:strCache>
                <c:ptCount val="1"/>
                <c:pt idx="0">
                  <c:v>TU</c:v>
                </c:pt>
              </c:strCache>
            </c:strRef>
          </c:tx>
          <c:spPr>
            <a:ln w="28575" cap="rnd">
              <a:solidFill>
                <a:schemeClr val="accent2"/>
              </a:solidFill>
              <a:round/>
            </a:ln>
            <a:effectLst/>
          </c:spPr>
          <c:marker>
            <c:symbol val="none"/>
          </c:marker>
          <c:dLbls>
            <c:delete val="1"/>
          </c:dLbls>
          <c:cat>
            <c:strRef>
              <c:f>质量属性!$A$74:$A$82</c:f>
              <c:strCache>
                <c:ptCount val="6"/>
                <c:pt idx="0">
                  <c:v>143202507001 </c:v>
                </c:pt>
                <c:pt idx="1">
                  <c:v>143202507002 </c:v>
                </c:pt>
                <c:pt idx="2">
                  <c:v>143202507003 </c:v>
                </c:pt>
                <c:pt idx="3">
                  <c:v>143202509004 </c:v>
                </c:pt>
                <c:pt idx="4">
                  <c:v>143202509005 </c:v>
                </c:pt>
                <c:pt idx="5">
                  <c:v>143202509006 </c:v>
                </c:pt>
              </c:strCache>
            </c:strRef>
          </c:cat>
          <c:val>
            <c:numRef>
              <c:f>质量属性!$C$74:$C$82</c:f>
              <c:numCache>
                <c:formatCode>General</c:formatCode>
                <c:ptCount val="6"/>
                <c:pt idx="0">
                  <c:v>3.3</c:v>
                </c:pt>
                <c:pt idx="1">
                  <c:v>3.3</c:v>
                </c:pt>
                <c:pt idx="2">
                  <c:v>3.3</c:v>
                </c:pt>
                <c:pt idx="3">
                  <c:v>3.3</c:v>
                </c:pt>
                <c:pt idx="4">
                  <c:v>3.3</c:v>
                </c:pt>
                <c:pt idx="5">
                  <c:v>3.3</c:v>
                </c:pt>
              </c:numCache>
            </c:numRef>
          </c:val>
          <c:smooth val="0"/>
        </c:ser>
        <c:dLbls>
          <c:showLegendKey val="0"/>
          <c:showVal val="0"/>
          <c:showCatName val="0"/>
          <c:showSerName val="0"/>
          <c:showPercent val="0"/>
          <c:showBubbleSize val="0"/>
        </c:dLbls>
        <c:marker val="0"/>
        <c:smooth val="0"/>
        <c:axId val="775829184"/>
        <c:axId val="775820864"/>
        <c:extLst>
          <c:ext xmlns:c15="http://schemas.microsoft.com/office/drawing/2012/chart" uri="{02D57815-91ED-43cb-92C2-25804820EDAC}">
            <c15:filteredLineSeries>
              <c15:ser>
                <c:idx val="2"/>
                <c:order val="2"/>
                <c:tx>
                  <c:strRef>
                    <c:extLst>
                      <c:ext uri="{02D57815-91ED-43cb-92C2-25804820EDAC}">
                        <c15:formulaRef>
                          <c15:sqref>质量属性!$D$73</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质量属性!$A$74:$A$82</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质量属性!$D$74:$D$82</c15:sqref>
                        </c15:formulaRef>
                      </c:ext>
                    </c:extLst>
                    <c:numCache>
                      <c:formatCode>0.00_ </c:formatCode>
                      <c:ptCount val="6"/>
                      <c:pt idx="0">
                        <c:v>0.340995049383621</c:v>
                      </c:pt>
                      <c:pt idx="1">
                        <c:v>0.340995049383621</c:v>
                      </c:pt>
                      <c:pt idx="2">
                        <c:v>0.340995049383621</c:v>
                      </c:pt>
                      <c:pt idx="3">
                        <c:v>0.340995049383621</c:v>
                      </c:pt>
                      <c:pt idx="4">
                        <c:v>0.340995049383621</c:v>
                      </c:pt>
                      <c:pt idx="5">
                        <c:v>0.340995049383621</c:v>
                      </c:pt>
                    </c:numCache>
                  </c:numRef>
                </c:val>
                <c:smooth val="0"/>
              </c15:ser>
            </c15:filteredLineSeries>
            <c15:filteredLineSeries>
              <c15:ser>
                <c:idx val="3"/>
                <c:order val="3"/>
                <c:tx>
                  <c:strRef>
                    <c:extLst>
                      <c:ext uri="{02D57815-91ED-43cb-92C2-25804820EDAC}">
                        <c15:formulaRef>
                          <c15:sqref>质量属性!$F$73</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质量属性!$A$74:$A$82</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质量属性!$F$74:$F$82</c15:sqref>
                        </c15:formulaRef>
                      </c:ext>
                    </c:extLst>
                    <c:numCache>
                      <c:formatCode>General</c:formatCode>
                      <c:ptCount val="6"/>
                      <c:pt idx="0">
                        <c:v>0.24</c:v>
                      </c:pt>
                      <c:pt idx="1">
                        <c:v>0.24</c:v>
                      </c:pt>
                      <c:pt idx="2">
                        <c:v>0.24</c:v>
                      </c:pt>
                      <c:pt idx="3">
                        <c:v>0.24</c:v>
                      </c:pt>
                      <c:pt idx="4">
                        <c:v>0.24</c:v>
                      </c:pt>
                      <c:pt idx="5">
                        <c:v>0.24</c:v>
                      </c:pt>
                    </c:numCache>
                  </c:numRef>
                </c:val>
                <c:smooth val="0"/>
              </c15:ser>
            </c15:filteredLineSeries>
          </c:ext>
        </c:extLst>
      </c:lineChart>
      <c:catAx>
        <c:axId val="77582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5820864"/>
        <c:crosses val="autoZero"/>
        <c:auto val="1"/>
        <c:lblAlgn val="ctr"/>
        <c:lblOffset val="100"/>
        <c:noMultiLvlLbl val="0"/>
      </c:catAx>
      <c:valAx>
        <c:axId val="77582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582918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a6e67f0-bccd-4d1b-bad2-5e389927a51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其他疏水性有关杂质趋势图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质量属性!$B$94</c:f>
              <c:strCache>
                <c:ptCount val="1"/>
                <c:pt idx="0">
                  <c:v>其他疏水性有关杂质≤2.0%</c:v>
                </c:pt>
              </c:strCache>
            </c:strRef>
          </c:tx>
          <c:spPr>
            <a:ln w="28575" cap="rnd">
              <a:solidFill>
                <a:schemeClr val="accent1"/>
              </a:solidFill>
              <a:round/>
            </a:ln>
            <a:effectLst/>
          </c:spPr>
          <c:marker>
            <c:symbol val="none"/>
          </c:marker>
          <c:dLbls>
            <c:delete val="1"/>
          </c:dLbls>
          <c:cat>
            <c:strRef>
              <c:f>质量属性!$A$95:$A$103</c:f>
              <c:strCache>
                <c:ptCount val="6"/>
                <c:pt idx="0">
                  <c:v>143202507001 </c:v>
                </c:pt>
                <c:pt idx="1">
                  <c:v>143202507002 </c:v>
                </c:pt>
                <c:pt idx="2">
                  <c:v>143202507003 </c:v>
                </c:pt>
                <c:pt idx="3">
                  <c:v>143202509004 </c:v>
                </c:pt>
                <c:pt idx="4">
                  <c:v>143202509005 </c:v>
                </c:pt>
                <c:pt idx="5">
                  <c:v>143202509006 </c:v>
                </c:pt>
              </c:strCache>
            </c:strRef>
          </c:cat>
          <c:val>
            <c:numRef>
              <c:f>质量属性!$B$95:$B$103</c:f>
              <c:numCache>
                <c:formatCode>0.00_ </c:formatCode>
                <c:ptCount val="6"/>
                <c:pt idx="0">
                  <c:v>0.22</c:v>
                </c:pt>
                <c:pt idx="1">
                  <c:v>0.2</c:v>
                </c:pt>
                <c:pt idx="2">
                  <c:v>0.22</c:v>
                </c:pt>
                <c:pt idx="3">
                  <c:v>0.12</c:v>
                </c:pt>
                <c:pt idx="4">
                  <c:v>0.13</c:v>
                </c:pt>
                <c:pt idx="5">
                  <c:v>0.13</c:v>
                </c:pt>
              </c:numCache>
            </c:numRef>
          </c:val>
          <c:smooth val="0"/>
        </c:ser>
        <c:ser>
          <c:idx val="1"/>
          <c:order val="1"/>
          <c:tx>
            <c:strRef>
              <c:f>质量属性!$C$94</c:f>
              <c:strCache>
                <c:ptCount val="1"/>
                <c:pt idx="0">
                  <c:v>TU</c:v>
                </c:pt>
              </c:strCache>
            </c:strRef>
          </c:tx>
          <c:spPr>
            <a:ln w="28575" cap="rnd">
              <a:solidFill>
                <a:schemeClr val="accent2"/>
              </a:solidFill>
              <a:round/>
            </a:ln>
            <a:effectLst/>
          </c:spPr>
          <c:marker>
            <c:symbol val="none"/>
          </c:marker>
          <c:dLbls>
            <c:delete val="1"/>
          </c:dLbls>
          <c:cat>
            <c:strRef>
              <c:f>质量属性!$A$95:$A$103</c:f>
              <c:strCache>
                <c:ptCount val="6"/>
                <c:pt idx="0">
                  <c:v>143202507001 </c:v>
                </c:pt>
                <c:pt idx="1">
                  <c:v>143202507002 </c:v>
                </c:pt>
                <c:pt idx="2">
                  <c:v>143202507003 </c:v>
                </c:pt>
                <c:pt idx="3">
                  <c:v>143202509004 </c:v>
                </c:pt>
                <c:pt idx="4">
                  <c:v>143202509005 </c:v>
                </c:pt>
                <c:pt idx="5">
                  <c:v>143202509006 </c:v>
                </c:pt>
              </c:strCache>
            </c:strRef>
          </c:cat>
          <c:val>
            <c:numRef>
              <c:f>质量属性!$C$95:$C$103</c:f>
              <c:numCache>
                <c:formatCode>General</c:formatCode>
                <c:ptCount val="6"/>
                <c:pt idx="0">
                  <c:v>2</c:v>
                </c:pt>
                <c:pt idx="1">
                  <c:v>2</c:v>
                </c:pt>
                <c:pt idx="2">
                  <c:v>2</c:v>
                </c:pt>
                <c:pt idx="3">
                  <c:v>2</c:v>
                </c:pt>
                <c:pt idx="4">
                  <c:v>2</c:v>
                </c:pt>
                <c:pt idx="5">
                  <c:v>2</c:v>
                </c:pt>
              </c:numCache>
            </c:numRef>
          </c:val>
          <c:smooth val="0"/>
        </c:ser>
        <c:dLbls>
          <c:showLegendKey val="0"/>
          <c:showVal val="0"/>
          <c:showCatName val="0"/>
          <c:showSerName val="0"/>
          <c:showPercent val="0"/>
          <c:showBubbleSize val="0"/>
        </c:dLbls>
        <c:marker val="0"/>
        <c:smooth val="0"/>
        <c:axId val="786282656"/>
        <c:axId val="786271424"/>
        <c:extLst>
          <c:ext xmlns:c15="http://schemas.microsoft.com/office/drawing/2012/chart" uri="{02D57815-91ED-43cb-92C2-25804820EDAC}">
            <c15:filteredLineSeries>
              <c15:ser>
                <c:idx val="2"/>
                <c:order val="2"/>
                <c:tx>
                  <c:strRef>
                    <c:extLst>
                      <c:ext uri="{02D57815-91ED-43cb-92C2-25804820EDAC}">
                        <c15:formulaRef>
                          <c15:sqref>质量属性!$D$94</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质量属性!$A$95:$A$103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质量属性!$D$95:$D$103</c15:sqref>
                        </c15:formulaRef>
                      </c:ext>
                    </c:extLst>
                    <c:numCache>
                      <c:formatCode>0.00_ </c:formatCode>
                      <c:ptCount val="6"/>
                      <c:pt idx="0">
                        <c:v>0.310028857595468</c:v>
                      </c:pt>
                      <c:pt idx="1">
                        <c:v>0.310028857595468</c:v>
                      </c:pt>
                      <c:pt idx="2">
                        <c:v>0.310028857595468</c:v>
                      </c:pt>
                      <c:pt idx="3">
                        <c:v>0.310028857595468</c:v>
                      </c:pt>
                      <c:pt idx="4">
                        <c:v>0.310028857595468</c:v>
                      </c:pt>
                      <c:pt idx="5">
                        <c:v>0.310028857595468</c:v>
                      </c:pt>
                    </c:numCache>
                  </c:numRef>
                </c:val>
                <c:smooth val="0"/>
              </c15:ser>
            </c15:filteredLineSeries>
            <c15:filteredLineSeries>
              <c15:ser>
                <c:idx val="3"/>
                <c:order val="3"/>
                <c:tx>
                  <c:strRef>
                    <c:extLst>
                      <c:ext uri="{02D57815-91ED-43cb-92C2-25804820EDAC}">
                        <c15:formulaRef>
                          <c15:sqref>质量属性!$E$94</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质量属性!$A$95:$A$103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质量属性!$E$95:$E$103</c15:sqref>
                        </c15:formulaRef>
                      </c:ext>
                    </c:extLst>
                    <c:numCache>
                      <c:formatCode>General</c:formatCode>
                      <c:ptCount val="6"/>
                      <c:pt idx="0">
                        <c:v>0.14</c:v>
                      </c:pt>
                      <c:pt idx="1">
                        <c:v>0.14</c:v>
                      </c:pt>
                      <c:pt idx="2">
                        <c:v>0.14</c:v>
                      </c:pt>
                      <c:pt idx="3">
                        <c:v>0.14</c:v>
                      </c:pt>
                      <c:pt idx="4">
                        <c:v>0.14</c:v>
                      </c:pt>
                      <c:pt idx="5">
                        <c:v>0.14</c:v>
                      </c:pt>
                    </c:numCache>
                  </c:numRef>
                </c:val>
                <c:smooth val="0"/>
              </c15:ser>
            </c15:filteredLineSeries>
          </c:ext>
        </c:extLst>
      </c:lineChart>
      <c:catAx>
        <c:axId val="78628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6271424"/>
        <c:crosses val="autoZero"/>
        <c:auto val="1"/>
        <c:lblAlgn val="ctr"/>
        <c:lblOffset val="100"/>
        <c:noMultiLvlLbl val="0"/>
      </c:catAx>
      <c:valAx>
        <c:axId val="786271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8628265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3f75bf8-1ad2-4497-bec9-5363c72b3e5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有关物质总和</a:t>
            </a:r>
            <a:endParaRPr lang="zh-CN" altLang="en-US"/>
          </a:p>
        </c:rich>
      </c:tx>
      <c:layout/>
      <c:overlay val="0"/>
      <c:spPr>
        <a:noFill/>
        <a:ln>
          <a:noFill/>
        </a:ln>
        <a:effectLst/>
      </c:spPr>
    </c:title>
    <c:autoTitleDeleted val="0"/>
    <c:plotArea>
      <c:layout/>
      <c:lineChart>
        <c:grouping val="standard"/>
        <c:varyColors val="0"/>
        <c:ser>
          <c:idx val="0"/>
          <c:order val="0"/>
          <c:tx>
            <c:strRef>
              <c:f>质量属性!$B$111</c:f>
              <c:strCache>
                <c:ptCount val="1"/>
                <c:pt idx="0">
                  <c:v>有关物质总和≤10.0%</c:v>
                </c:pt>
              </c:strCache>
            </c:strRef>
          </c:tx>
          <c:spPr>
            <a:ln w="28575" cap="rnd">
              <a:solidFill>
                <a:schemeClr val="accent1"/>
              </a:solidFill>
              <a:round/>
            </a:ln>
            <a:effectLst/>
          </c:spPr>
          <c:marker>
            <c:symbol val="none"/>
          </c:marker>
          <c:dLbls>
            <c:delete val="1"/>
          </c:dLbls>
          <c:cat>
            <c:strRef>
              <c:f>质量属性!$A$112:$A$120</c:f>
              <c:strCache>
                <c:ptCount val="6"/>
                <c:pt idx="0">
                  <c:v>143202507001 </c:v>
                </c:pt>
                <c:pt idx="1">
                  <c:v>143202507002 </c:v>
                </c:pt>
                <c:pt idx="2">
                  <c:v>143202507003 </c:v>
                </c:pt>
                <c:pt idx="3">
                  <c:v>143202509004 </c:v>
                </c:pt>
                <c:pt idx="4">
                  <c:v>143202509005 </c:v>
                </c:pt>
                <c:pt idx="5">
                  <c:v>143202509006 </c:v>
                </c:pt>
              </c:strCache>
            </c:strRef>
          </c:cat>
          <c:val>
            <c:numRef>
              <c:f>质量属性!$B$112:$B$120</c:f>
              <c:numCache>
                <c:formatCode>0.00_ </c:formatCode>
                <c:ptCount val="6"/>
                <c:pt idx="0">
                  <c:v>1.43</c:v>
                </c:pt>
                <c:pt idx="1">
                  <c:v>1.37</c:v>
                </c:pt>
                <c:pt idx="2">
                  <c:v>1.23</c:v>
                </c:pt>
                <c:pt idx="3">
                  <c:v>1.39</c:v>
                </c:pt>
                <c:pt idx="4">
                  <c:v>1.26</c:v>
                </c:pt>
                <c:pt idx="5">
                  <c:v>1.58</c:v>
                </c:pt>
              </c:numCache>
            </c:numRef>
          </c:val>
          <c:smooth val="0"/>
        </c:ser>
        <c:ser>
          <c:idx val="1"/>
          <c:order val="1"/>
          <c:tx>
            <c:strRef>
              <c:f>质量属性!$C$111</c:f>
              <c:strCache>
                <c:ptCount val="1"/>
                <c:pt idx="0">
                  <c:v>TU</c:v>
                </c:pt>
              </c:strCache>
            </c:strRef>
          </c:tx>
          <c:spPr>
            <a:ln w="28575" cap="rnd">
              <a:solidFill>
                <a:schemeClr val="accent2"/>
              </a:solidFill>
              <a:round/>
            </a:ln>
            <a:effectLst/>
          </c:spPr>
          <c:marker>
            <c:symbol val="none"/>
          </c:marker>
          <c:dLbls>
            <c:delete val="1"/>
          </c:dLbls>
          <c:cat>
            <c:strRef>
              <c:f>质量属性!$A$112:$A$120</c:f>
              <c:strCache>
                <c:ptCount val="6"/>
                <c:pt idx="0">
                  <c:v>143202507001 </c:v>
                </c:pt>
                <c:pt idx="1">
                  <c:v>143202507002 </c:v>
                </c:pt>
                <c:pt idx="2">
                  <c:v>143202507003 </c:v>
                </c:pt>
                <c:pt idx="3">
                  <c:v>143202509004 </c:v>
                </c:pt>
                <c:pt idx="4">
                  <c:v>143202509005 </c:v>
                </c:pt>
                <c:pt idx="5">
                  <c:v>143202509006 </c:v>
                </c:pt>
              </c:strCache>
            </c:strRef>
          </c:cat>
          <c:val>
            <c:numRef>
              <c:f>质量属性!$C$112:$C$120</c:f>
              <c:numCache>
                <c:formatCode>General</c:formatCode>
                <c:ptCount val="6"/>
                <c:pt idx="0">
                  <c:v>10</c:v>
                </c:pt>
                <c:pt idx="1">
                  <c:v>10</c:v>
                </c:pt>
                <c:pt idx="2">
                  <c:v>10</c:v>
                </c:pt>
                <c:pt idx="3">
                  <c:v>10</c:v>
                </c:pt>
                <c:pt idx="4">
                  <c:v>10</c:v>
                </c:pt>
                <c:pt idx="5">
                  <c:v>10</c:v>
                </c:pt>
              </c:numCache>
            </c:numRef>
          </c:val>
          <c:smooth val="0"/>
        </c:ser>
        <c:dLbls>
          <c:showLegendKey val="0"/>
          <c:showVal val="0"/>
          <c:showCatName val="0"/>
          <c:showSerName val="0"/>
          <c:showPercent val="0"/>
          <c:showBubbleSize val="0"/>
        </c:dLbls>
        <c:marker val="0"/>
        <c:smooth val="0"/>
        <c:axId val="861394672"/>
        <c:axId val="861390512"/>
        <c:extLst>
          <c:ext xmlns:c15="http://schemas.microsoft.com/office/drawing/2012/chart" uri="{02D57815-91ED-43cb-92C2-25804820EDAC}">
            <c15:filteredLineSeries>
              <c15:ser>
                <c:idx val="2"/>
                <c:order val="2"/>
                <c:tx>
                  <c:strRef>
                    <c:extLst>
                      <c:ext uri="{02D57815-91ED-43cb-92C2-25804820EDAC}">
                        <c15:formulaRef>
                          <c15:sqref>质量属性!$D$111</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质量属性!$A$112:$A$120</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质量属性!$D$112:$D$120</c15:sqref>
                        </c15:formulaRef>
                      </c:ext>
                    </c:extLst>
                    <c:numCache>
                      <c:formatCode>0.00_ </c:formatCode>
                      <c:ptCount val="6"/>
                      <c:pt idx="0">
                        <c:v>1.72271571114478</c:v>
                      </c:pt>
                      <c:pt idx="1">
                        <c:v>1.72271571114478</c:v>
                      </c:pt>
                      <c:pt idx="2">
                        <c:v>1.72271571114478</c:v>
                      </c:pt>
                      <c:pt idx="3">
                        <c:v>1.72271571114478</c:v>
                      </c:pt>
                      <c:pt idx="4">
                        <c:v>1.72271571114478</c:v>
                      </c:pt>
                      <c:pt idx="5">
                        <c:v>1.72271571114478</c:v>
                      </c:pt>
                    </c:numCache>
                  </c:numRef>
                </c:val>
                <c:smooth val="0"/>
              </c15:ser>
            </c15:filteredLineSeries>
            <c15:filteredLineSeries>
              <c15:ser>
                <c:idx val="3"/>
                <c:order val="3"/>
                <c:tx>
                  <c:strRef>
                    <c:extLst>
                      <c:ext uri="{02D57815-91ED-43cb-92C2-25804820EDAC}">
                        <c15:formulaRef>
                          <c15:sqref>质量属性!$E$111</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质量属性!$A$112:$A$120</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质量属性!$E$112:$E$120</c15:sqref>
                        </c15:formulaRef>
                      </c:ext>
                    </c:extLst>
                    <c:numCache>
                      <c:formatCode>General</c:formatCode>
                      <c:ptCount val="6"/>
                      <c:pt idx="0">
                        <c:v>1.36</c:v>
                      </c:pt>
                      <c:pt idx="1">
                        <c:v>1.36</c:v>
                      </c:pt>
                      <c:pt idx="2">
                        <c:v>1.36</c:v>
                      </c:pt>
                      <c:pt idx="3">
                        <c:v>1.36</c:v>
                      </c:pt>
                      <c:pt idx="4">
                        <c:v>1.36</c:v>
                      </c:pt>
                      <c:pt idx="5">
                        <c:v>1.36</c:v>
                      </c:pt>
                    </c:numCache>
                  </c:numRef>
                </c:val>
                <c:smooth val="0"/>
              </c15:ser>
            </c15:filteredLineSeries>
          </c:ext>
        </c:extLst>
      </c:lineChart>
      <c:catAx>
        <c:axId val="86139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1390512"/>
        <c:crosses val="autoZero"/>
        <c:auto val="1"/>
        <c:lblAlgn val="ctr"/>
        <c:lblOffset val="100"/>
        <c:noMultiLvlLbl val="0"/>
      </c:catAx>
      <c:valAx>
        <c:axId val="861390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139467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0c56ae5-41bc-4ed3-b15b-59d75e55ce0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高分子蛋白质趋势图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质量属性!$B$127</c:f>
              <c:strCache>
                <c:ptCount val="1"/>
                <c:pt idx="0">
                  <c:v>高分子蛋白质</c:v>
                </c:pt>
              </c:strCache>
            </c:strRef>
          </c:tx>
          <c:spPr>
            <a:ln w="28575" cap="rnd">
              <a:solidFill>
                <a:schemeClr val="accent1"/>
              </a:solidFill>
              <a:round/>
            </a:ln>
            <a:effectLst/>
          </c:spPr>
          <c:marker>
            <c:symbol val="none"/>
          </c:marker>
          <c:dLbls>
            <c:delete val="1"/>
          </c:dLbls>
          <c:cat>
            <c:strRef>
              <c:f>质量属性!$A$128:$A$136</c:f>
              <c:strCache>
                <c:ptCount val="6"/>
                <c:pt idx="0">
                  <c:v>143202507001 </c:v>
                </c:pt>
                <c:pt idx="1">
                  <c:v>143202507002 </c:v>
                </c:pt>
                <c:pt idx="2">
                  <c:v>143202507003 </c:v>
                </c:pt>
                <c:pt idx="3">
                  <c:v>143202509004 </c:v>
                </c:pt>
                <c:pt idx="4">
                  <c:v>143202509005 </c:v>
                </c:pt>
                <c:pt idx="5">
                  <c:v>143202509006 </c:v>
                </c:pt>
              </c:strCache>
            </c:strRef>
          </c:cat>
          <c:val>
            <c:numRef>
              <c:f>质量属性!$B$128:$B$136</c:f>
              <c:numCache>
                <c:formatCode>0.00_ </c:formatCode>
                <c:ptCount val="6"/>
                <c:pt idx="0">
                  <c:v>0.27</c:v>
                </c:pt>
                <c:pt idx="1">
                  <c:v>0.28</c:v>
                </c:pt>
                <c:pt idx="2">
                  <c:v>0.26</c:v>
                </c:pt>
                <c:pt idx="3">
                  <c:v>0.17</c:v>
                </c:pt>
                <c:pt idx="4">
                  <c:v>0.21</c:v>
                </c:pt>
                <c:pt idx="5">
                  <c:v>0.21</c:v>
                </c:pt>
              </c:numCache>
            </c:numRef>
          </c:val>
          <c:smooth val="0"/>
        </c:ser>
        <c:ser>
          <c:idx val="1"/>
          <c:order val="1"/>
          <c:tx>
            <c:strRef>
              <c:f>质量属性!$C$127</c:f>
              <c:strCache>
                <c:ptCount val="1"/>
                <c:pt idx="0">
                  <c:v>TU</c:v>
                </c:pt>
              </c:strCache>
            </c:strRef>
          </c:tx>
          <c:spPr>
            <a:ln w="28575" cap="rnd">
              <a:solidFill>
                <a:schemeClr val="accent2"/>
              </a:solidFill>
              <a:round/>
            </a:ln>
            <a:effectLst/>
          </c:spPr>
          <c:marker>
            <c:symbol val="none"/>
          </c:marker>
          <c:dLbls>
            <c:delete val="1"/>
          </c:dLbls>
          <c:cat>
            <c:strRef>
              <c:f>质量属性!$A$128:$A$136</c:f>
              <c:strCache>
                <c:ptCount val="6"/>
                <c:pt idx="0">
                  <c:v>143202507001 </c:v>
                </c:pt>
                <c:pt idx="1">
                  <c:v>143202507002 </c:v>
                </c:pt>
                <c:pt idx="2">
                  <c:v>143202507003 </c:v>
                </c:pt>
                <c:pt idx="3">
                  <c:v>143202509004 </c:v>
                </c:pt>
                <c:pt idx="4">
                  <c:v>143202509005 </c:v>
                </c:pt>
                <c:pt idx="5">
                  <c:v>143202509006 </c:v>
                </c:pt>
              </c:strCache>
            </c:strRef>
          </c:cat>
          <c:val>
            <c:numRef>
              <c:f>质量属性!$C$128:$C$136</c:f>
              <c:numCache>
                <c:formatCode>General</c:formatCode>
                <c:ptCount val="6"/>
                <c:pt idx="0">
                  <c:v>2.3</c:v>
                </c:pt>
                <c:pt idx="1">
                  <c:v>2.3</c:v>
                </c:pt>
                <c:pt idx="2">
                  <c:v>2.3</c:v>
                </c:pt>
                <c:pt idx="3">
                  <c:v>2.3</c:v>
                </c:pt>
                <c:pt idx="4">
                  <c:v>2.3</c:v>
                </c:pt>
                <c:pt idx="5">
                  <c:v>2.3</c:v>
                </c:pt>
              </c:numCache>
            </c:numRef>
          </c:val>
          <c:smooth val="0"/>
        </c:ser>
        <c:dLbls>
          <c:showLegendKey val="0"/>
          <c:showVal val="0"/>
          <c:showCatName val="0"/>
          <c:showSerName val="0"/>
          <c:showPercent val="0"/>
          <c:showBubbleSize val="0"/>
        </c:dLbls>
        <c:marker val="0"/>
        <c:smooth val="0"/>
        <c:axId val="861905536"/>
        <c:axId val="861908032"/>
        <c:extLst>
          <c:ext xmlns:c15="http://schemas.microsoft.com/office/drawing/2012/chart" uri="{02D57815-91ED-43cb-92C2-25804820EDAC}">
            <c15:filteredLineSeries>
              <c15:ser>
                <c:idx val="2"/>
                <c:order val="2"/>
                <c:tx>
                  <c:strRef>
                    <c:extLst>
                      <c:ext uri="{02D57815-91ED-43cb-92C2-25804820EDAC}">
                        <c15:formulaRef>
                          <c15:sqref>质量属性!$D$127</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质量属性!$A$128:$A$136</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质量属性!$D$128:$D$136</c15:sqref>
                        </c15:formulaRef>
                      </c:ext>
                    </c:extLst>
                    <c:numCache>
                      <c:formatCode>0.00_ </c:formatCode>
                      <c:ptCount val="6"/>
                      <c:pt idx="0">
                        <c:v>0.356999630450396</c:v>
                      </c:pt>
                      <c:pt idx="1">
                        <c:v>0.356999630450396</c:v>
                      </c:pt>
                      <c:pt idx="2">
                        <c:v>0.356999630450396</c:v>
                      </c:pt>
                      <c:pt idx="3">
                        <c:v>0.356999630450396</c:v>
                      </c:pt>
                      <c:pt idx="4">
                        <c:v>0.356999630450396</c:v>
                      </c:pt>
                      <c:pt idx="5">
                        <c:v>0.356999630450396</c:v>
                      </c:pt>
                    </c:numCache>
                  </c:numRef>
                </c:val>
                <c:smooth val="0"/>
              </c15:ser>
            </c15:filteredLineSeries>
            <c15:filteredLineSeries>
              <c15:ser>
                <c:idx val="3"/>
                <c:order val="3"/>
                <c:tx>
                  <c:strRef>
                    <c:extLst>
                      <c:ext uri="{02D57815-91ED-43cb-92C2-25804820EDAC}">
                        <c15:formulaRef>
                          <c15:sqref>质量属性!$E$127</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质量属性!$A$128:$A$136</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质量属性!$E$128:$E$136</c15:sqref>
                        </c15:formulaRef>
                      </c:ext>
                    </c:extLst>
                    <c:numCache>
                      <c:formatCode>General</c:formatCode>
                      <c:ptCount val="6"/>
                      <c:pt idx="0">
                        <c:v>0.21</c:v>
                      </c:pt>
                      <c:pt idx="1">
                        <c:v>0.21</c:v>
                      </c:pt>
                      <c:pt idx="2">
                        <c:v>0.21</c:v>
                      </c:pt>
                      <c:pt idx="3">
                        <c:v>0.21</c:v>
                      </c:pt>
                      <c:pt idx="4">
                        <c:v>0.21</c:v>
                      </c:pt>
                      <c:pt idx="5">
                        <c:v>0.21</c:v>
                      </c:pt>
                    </c:numCache>
                  </c:numRef>
                </c:val>
                <c:smooth val="0"/>
              </c15:ser>
            </c15:filteredLineSeries>
          </c:ext>
        </c:extLst>
      </c:lineChart>
      <c:catAx>
        <c:axId val="86190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1908032"/>
        <c:crosses val="autoZero"/>
        <c:auto val="1"/>
        <c:lblAlgn val="ctr"/>
        <c:lblOffset val="100"/>
        <c:noMultiLvlLbl val="0"/>
      </c:catAx>
      <c:valAx>
        <c:axId val="861908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190553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1e1db87-7b8d-45db-ac2e-d0ef60715b5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苯酚含量趋势图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质量属性!$B$144</c:f>
              <c:strCache>
                <c:ptCount val="1"/>
                <c:pt idx="0">
                  <c:v>苯酚</c:v>
                </c:pt>
              </c:strCache>
            </c:strRef>
          </c:tx>
          <c:spPr>
            <a:ln w="28575" cap="rnd">
              <a:solidFill>
                <a:schemeClr val="accent1"/>
              </a:solidFill>
              <a:round/>
            </a:ln>
            <a:effectLst/>
          </c:spPr>
          <c:marker>
            <c:symbol val="none"/>
          </c:marker>
          <c:dLbls>
            <c:delete val="1"/>
          </c:dLbls>
          <c:cat>
            <c:strRef>
              <c:f>质量属性!$A$145:$A$153</c:f>
              <c:strCache>
                <c:ptCount val="6"/>
                <c:pt idx="0">
                  <c:v>143202507001 </c:v>
                </c:pt>
                <c:pt idx="1">
                  <c:v>143202507002 </c:v>
                </c:pt>
                <c:pt idx="2">
                  <c:v>143202507003 </c:v>
                </c:pt>
                <c:pt idx="3">
                  <c:v>143202509004 </c:v>
                </c:pt>
                <c:pt idx="4">
                  <c:v>143202509005 </c:v>
                </c:pt>
                <c:pt idx="5">
                  <c:v>143202509006 </c:v>
                </c:pt>
              </c:strCache>
            </c:strRef>
          </c:cat>
          <c:val>
            <c:numRef>
              <c:f>质量属性!$B$145:$B$153</c:f>
              <c:numCache>
                <c:formatCode>General</c:formatCode>
                <c:ptCount val="6"/>
                <c:pt idx="0">
                  <c:v>5.5</c:v>
                </c:pt>
                <c:pt idx="1">
                  <c:v>5.5</c:v>
                </c:pt>
                <c:pt idx="2">
                  <c:v>5.4</c:v>
                </c:pt>
                <c:pt idx="3">
                  <c:v>5.4</c:v>
                </c:pt>
                <c:pt idx="4">
                  <c:v>5.5</c:v>
                </c:pt>
                <c:pt idx="5">
                  <c:v>5.4</c:v>
                </c:pt>
              </c:numCache>
            </c:numRef>
          </c:val>
          <c:smooth val="0"/>
        </c:ser>
        <c:ser>
          <c:idx val="1"/>
          <c:order val="1"/>
          <c:tx>
            <c:strRef>
              <c:f>质量属性!$C$144</c:f>
              <c:strCache>
                <c:ptCount val="1"/>
                <c:pt idx="0">
                  <c:v>TL</c:v>
                </c:pt>
              </c:strCache>
            </c:strRef>
          </c:tx>
          <c:spPr>
            <a:ln w="28575" cap="rnd">
              <a:solidFill>
                <a:schemeClr val="accent2"/>
              </a:solidFill>
              <a:round/>
            </a:ln>
            <a:effectLst/>
          </c:spPr>
          <c:marker>
            <c:symbol val="none"/>
          </c:marker>
          <c:dLbls>
            <c:delete val="1"/>
          </c:dLbls>
          <c:cat>
            <c:strRef>
              <c:f>质量属性!$A$145:$A$153</c:f>
              <c:strCache>
                <c:ptCount val="6"/>
                <c:pt idx="0">
                  <c:v>143202507001 </c:v>
                </c:pt>
                <c:pt idx="1">
                  <c:v>143202507002 </c:v>
                </c:pt>
                <c:pt idx="2">
                  <c:v>143202507003 </c:v>
                </c:pt>
                <c:pt idx="3">
                  <c:v>143202509004 </c:v>
                </c:pt>
                <c:pt idx="4">
                  <c:v>143202509005 </c:v>
                </c:pt>
                <c:pt idx="5">
                  <c:v>143202509006 </c:v>
                </c:pt>
              </c:strCache>
            </c:strRef>
          </c:cat>
          <c:val>
            <c:numRef>
              <c:f>质量属性!$C$145:$C$153</c:f>
              <c:numCache>
                <c:formatCode>General</c:formatCode>
                <c:ptCount val="6"/>
                <c:pt idx="0">
                  <c:v>5</c:v>
                </c:pt>
                <c:pt idx="1">
                  <c:v>5</c:v>
                </c:pt>
                <c:pt idx="2">
                  <c:v>5</c:v>
                </c:pt>
                <c:pt idx="3">
                  <c:v>5</c:v>
                </c:pt>
                <c:pt idx="4">
                  <c:v>5</c:v>
                </c:pt>
                <c:pt idx="5">
                  <c:v>5</c:v>
                </c:pt>
              </c:numCache>
            </c:numRef>
          </c:val>
          <c:smooth val="0"/>
        </c:ser>
        <c:ser>
          <c:idx val="2"/>
          <c:order val="2"/>
          <c:tx>
            <c:strRef>
              <c:f>质量属性!$D$144</c:f>
              <c:strCache>
                <c:ptCount val="1"/>
                <c:pt idx="0">
                  <c:v>TU</c:v>
                </c:pt>
              </c:strCache>
            </c:strRef>
          </c:tx>
          <c:spPr>
            <a:ln w="28575" cap="rnd">
              <a:solidFill>
                <a:schemeClr val="accent3"/>
              </a:solidFill>
              <a:round/>
            </a:ln>
            <a:effectLst/>
          </c:spPr>
          <c:marker>
            <c:symbol val="none"/>
          </c:marker>
          <c:dLbls>
            <c:delete val="1"/>
          </c:dLbls>
          <c:cat>
            <c:strRef>
              <c:f>质量属性!$A$145:$A$153</c:f>
              <c:strCache>
                <c:ptCount val="6"/>
                <c:pt idx="0">
                  <c:v>143202507001 </c:v>
                </c:pt>
                <c:pt idx="1">
                  <c:v>143202507002 </c:v>
                </c:pt>
                <c:pt idx="2">
                  <c:v>143202507003 </c:v>
                </c:pt>
                <c:pt idx="3">
                  <c:v>143202509004 </c:v>
                </c:pt>
                <c:pt idx="4">
                  <c:v>143202509005 </c:v>
                </c:pt>
                <c:pt idx="5">
                  <c:v>143202509006 </c:v>
                </c:pt>
              </c:strCache>
            </c:strRef>
          </c:cat>
          <c:val>
            <c:numRef>
              <c:f>质量属性!$D$145:$D$153</c:f>
              <c:numCache>
                <c:formatCode>General</c:formatCode>
                <c:ptCount val="6"/>
                <c:pt idx="0">
                  <c:v>6</c:v>
                </c:pt>
                <c:pt idx="1">
                  <c:v>6</c:v>
                </c:pt>
                <c:pt idx="2">
                  <c:v>6</c:v>
                </c:pt>
                <c:pt idx="3">
                  <c:v>6</c:v>
                </c:pt>
                <c:pt idx="4">
                  <c:v>6</c:v>
                </c:pt>
                <c:pt idx="5">
                  <c:v>6</c:v>
                </c:pt>
              </c:numCache>
            </c:numRef>
          </c:val>
          <c:smooth val="0"/>
        </c:ser>
        <c:dLbls>
          <c:showLegendKey val="0"/>
          <c:showVal val="0"/>
          <c:showCatName val="0"/>
          <c:showSerName val="0"/>
          <c:showPercent val="0"/>
          <c:showBubbleSize val="0"/>
        </c:dLbls>
        <c:marker val="0"/>
        <c:smooth val="0"/>
        <c:axId val="1178440015"/>
        <c:axId val="1178435023"/>
        <c:extLst>
          <c:ext xmlns:c15="http://schemas.microsoft.com/office/drawing/2012/chart" uri="{02D57815-91ED-43cb-92C2-25804820EDAC}">
            <c15:filteredLineSeries>
              <c15:ser>
                <c:idx val="3"/>
                <c:order val="3"/>
                <c:tx>
                  <c:strRef>
                    <c:extLst>
                      <c:ext uri="{02D57815-91ED-43cb-92C2-25804820EDAC}">
                        <c15:formulaRef>
                          <c15:sqref>质量属性!$E$144</c15:sqref>
                        </c15:formulaRef>
                      </c:ext>
                    </c:extLst>
                    <c:strCache>
                      <c:ptCount val="1"/>
                      <c:pt idx="0">
                        <c:v>平均值+3S</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质量属性!$A$145:$A$153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质量属性!$E$145:$E$153</c15:sqref>
                        </c15:formulaRef>
                      </c:ext>
                    </c:extLst>
                    <c:numCache>
                      <c:formatCode>0.00_ </c:formatCode>
                      <c:ptCount val="6"/>
                      <c:pt idx="0">
                        <c:v>5.74494897427832</c:v>
                      </c:pt>
                      <c:pt idx="1">
                        <c:v>5.74494897427832</c:v>
                      </c:pt>
                      <c:pt idx="2">
                        <c:v>5.74494897427832</c:v>
                      </c:pt>
                      <c:pt idx="3">
                        <c:v>5.74494897427832</c:v>
                      </c:pt>
                      <c:pt idx="4">
                        <c:v>5.74494897427832</c:v>
                      </c:pt>
                      <c:pt idx="5">
                        <c:v>5.74494897427832</c:v>
                      </c:pt>
                    </c:numCache>
                  </c:numRef>
                </c:val>
                <c:smooth val="0"/>
              </c15:ser>
            </c15:filteredLineSeries>
            <c15:filteredLineSeries>
              <c15:ser>
                <c:idx val="4"/>
                <c:order val="4"/>
                <c:tx>
                  <c:strRef>
                    <c:extLst>
                      <c:ext uri="{02D57815-91ED-43cb-92C2-25804820EDAC}">
                        <c15:formulaRef>
                          <c15:sqref>质量属性!$G$144</c15:sqref>
                        </c15:formulaRef>
                      </c:ext>
                    </c:extLst>
                    <c:strCache>
                      <c:ptCount val="1"/>
                      <c:pt idx="0">
                        <c:v>平均值</c:v>
                      </c:pt>
                    </c:strCache>
                  </c:strRef>
                </c:tx>
                <c:spPr>
                  <a:ln w="28575" cap="rnd">
                    <a:solidFill>
                      <a:schemeClr val="accent5"/>
                    </a:solidFill>
                    <a:round/>
                  </a:ln>
                  <a:effectLst/>
                </c:spPr>
                <c:marker>
                  <c:symbol val="none"/>
                </c:marker>
                <c:dLbls>
                  <c:delete val="1"/>
                </c:dLbls>
                <c:cat>
                  <c:strRef>
                    <c:extLst>
                      <c:ext uri="{02D57815-91ED-43cb-92C2-25804820EDAC}">
                        <c15:fullRef>
                          <c15:sqref/>
                        </c15:fullRef>
                        <c15:formulaRef>
                          <c15:sqref>质量属性!$A$145:$A$153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质量属性!$G$145:$G$153</c15:sqref>
                        </c15:formulaRef>
                      </c:ext>
                    </c:extLst>
                    <c:numCache>
                      <c:formatCode>General</c:formatCode>
                      <c:ptCount val="6"/>
                      <c:pt idx="0">
                        <c:v>5.5</c:v>
                      </c:pt>
                      <c:pt idx="1">
                        <c:v>5.5</c:v>
                      </c:pt>
                      <c:pt idx="2">
                        <c:v>5.5</c:v>
                      </c:pt>
                      <c:pt idx="3">
                        <c:v>5.5</c:v>
                      </c:pt>
                      <c:pt idx="4">
                        <c:v>5.5</c:v>
                      </c:pt>
                      <c:pt idx="5">
                        <c:v>5.5</c:v>
                      </c:pt>
                    </c:numCache>
                  </c:numRef>
                </c:val>
                <c:smooth val="0"/>
              </c15:ser>
            </c15:filteredLineSeries>
            <c15:filteredLineSeries>
              <c15:ser>
                <c:idx val="5"/>
                <c:order val="5"/>
                <c:tx>
                  <c:strRef>
                    <c:extLst>
                      <c:ext uri="{02D57815-91ED-43cb-92C2-25804820EDAC}">
                        <c15:formulaRef>
                          <c15:sqref>质量属性!$F$144</c15:sqref>
                        </c15:formulaRef>
                      </c:ext>
                    </c:extLst>
                    <c:strCache>
                      <c:ptCount val="1"/>
                      <c:pt idx="0">
                        <c:v>平均值-3S</c:v>
                      </c:pt>
                    </c:strCache>
                  </c:strRef>
                </c:tx>
                <c:spPr>
                  <a:ln w="28575" cap="rnd">
                    <a:solidFill>
                      <a:schemeClr val="accent6"/>
                    </a:solidFill>
                    <a:round/>
                  </a:ln>
                  <a:effectLst/>
                </c:spPr>
                <c:marker>
                  <c:symbol val="none"/>
                </c:marker>
                <c:dLbls>
                  <c:delete val="1"/>
                </c:dLbls>
                <c:val>
                  <c:numRef>
                    <c:extLst>
                      <c:ext uri="{02D57815-91ED-43cb-92C2-25804820EDAC}">
                        <c15:formulaRef>
                          <c15:sqref>质量属性!$F$145:$F$153</c15:sqref>
                        </c15:formulaRef>
                      </c:ext>
                    </c:extLst>
                    <c:numCache>
                      <c:formatCode>0.00_ </c:formatCode>
                      <c:ptCount val="6"/>
                      <c:pt idx="0">
                        <c:v>5.25505102572168</c:v>
                      </c:pt>
                      <c:pt idx="1">
                        <c:v>5.26</c:v>
                      </c:pt>
                      <c:pt idx="2">
                        <c:v>5.26</c:v>
                      </c:pt>
                      <c:pt idx="3">
                        <c:v>5.26</c:v>
                      </c:pt>
                      <c:pt idx="4">
                        <c:v>5.26</c:v>
                      </c:pt>
                      <c:pt idx="5">
                        <c:v>5.26</c:v>
                      </c:pt>
                    </c:numCache>
                  </c:numRef>
                </c:val>
                <c:smooth val="0"/>
              </c15:ser>
            </c15:filteredLineSeries>
          </c:ext>
        </c:extLst>
      </c:lineChart>
      <c:catAx>
        <c:axId val="1178440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78435023"/>
        <c:crosses val="autoZero"/>
        <c:auto val="1"/>
        <c:lblAlgn val="ctr"/>
        <c:lblOffset val="100"/>
        <c:noMultiLvlLbl val="0"/>
      </c:catAx>
      <c:valAx>
        <c:axId val="1178435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mg/ml</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7844001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3a5e906-0e85-4d2d-aae4-11730c67a79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不溶性微粒≥</a:t>
            </a:r>
            <a:r>
              <a:rPr lang="en-US" altLang="zh-CN"/>
              <a:t>10um</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质量属性!$B$164</c:f>
              <c:strCache>
                <c:ptCount val="1"/>
                <c:pt idx="0">
                  <c:v>不溶性微粒≥10um</c:v>
                </c:pt>
              </c:strCache>
            </c:strRef>
          </c:tx>
          <c:spPr>
            <a:ln w="28575" cap="rnd">
              <a:solidFill>
                <a:schemeClr val="accent1"/>
              </a:solidFill>
              <a:round/>
            </a:ln>
            <a:effectLst/>
          </c:spPr>
          <c:marker>
            <c:symbol val="none"/>
          </c:marker>
          <c:dLbls>
            <c:delete val="1"/>
          </c:dLbls>
          <c:cat>
            <c:strRef>
              <c:f>质量属性!$A$165:$A$173</c:f>
              <c:strCache>
                <c:ptCount val="6"/>
                <c:pt idx="0">
                  <c:v>143202507001 </c:v>
                </c:pt>
                <c:pt idx="1">
                  <c:v>143202507002 </c:v>
                </c:pt>
                <c:pt idx="2">
                  <c:v>143202507003 </c:v>
                </c:pt>
                <c:pt idx="3">
                  <c:v>143202509004 </c:v>
                </c:pt>
                <c:pt idx="4">
                  <c:v>143202509005 </c:v>
                </c:pt>
                <c:pt idx="5">
                  <c:v>143202509006 </c:v>
                </c:pt>
              </c:strCache>
            </c:strRef>
          </c:cat>
          <c:val>
            <c:numRef>
              <c:f>质量属性!$B$165:$B$173</c:f>
              <c:numCache>
                <c:formatCode>0_);[Red]\(0\)</c:formatCode>
                <c:ptCount val="6"/>
                <c:pt idx="0">
                  <c:v>28</c:v>
                </c:pt>
                <c:pt idx="1">
                  <c:v>25</c:v>
                </c:pt>
                <c:pt idx="2">
                  <c:v>38</c:v>
                </c:pt>
                <c:pt idx="3">
                  <c:v>23</c:v>
                </c:pt>
                <c:pt idx="4">
                  <c:v>11</c:v>
                </c:pt>
                <c:pt idx="5">
                  <c:v>24</c:v>
                </c:pt>
              </c:numCache>
            </c:numRef>
          </c:val>
          <c:smooth val="0"/>
        </c:ser>
        <c:ser>
          <c:idx val="1"/>
          <c:order val="1"/>
          <c:tx>
            <c:strRef>
              <c:f>质量属性!$C$164</c:f>
              <c:strCache>
                <c:ptCount val="1"/>
                <c:pt idx="0">
                  <c:v>TU</c:v>
                </c:pt>
              </c:strCache>
            </c:strRef>
          </c:tx>
          <c:spPr>
            <a:ln w="28575" cap="rnd">
              <a:solidFill>
                <a:schemeClr val="accent2"/>
              </a:solidFill>
              <a:round/>
            </a:ln>
            <a:effectLst/>
          </c:spPr>
          <c:marker>
            <c:symbol val="none"/>
          </c:marker>
          <c:dLbls>
            <c:delete val="1"/>
          </c:dLbls>
          <c:cat>
            <c:strRef>
              <c:f>质量属性!$A$165:$A$173</c:f>
              <c:strCache>
                <c:ptCount val="6"/>
                <c:pt idx="0">
                  <c:v>143202507001 </c:v>
                </c:pt>
                <c:pt idx="1">
                  <c:v>143202507002 </c:v>
                </c:pt>
                <c:pt idx="2">
                  <c:v>143202507003 </c:v>
                </c:pt>
                <c:pt idx="3">
                  <c:v>143202509004 </c:v>
                </c:pt>
                <c:pt idx="4">
                  <c:v>143202509005 </c:v>
                </c:pt>
                <c:pt idx="5">
                  <c:v>143202509006 </c:v>
                </c:pt>
              </c:strCache>
            </c:strRef>
          </c:cat>
          <c:val>
            <c:numRef>
              <c:f>质量属性!$C$165:$C$173</c:f>
              <c:numCache>
                <c:formatCode>General</c:formatCode>
                <c:ptCount val="6"/>
                <c:pt idx="0">
                  <c:v>6000</c:v>
                </c:pt>
                <c:pt idx="1">
                  <c:v>6000</c:v>
                </c:pt>
                <c:pt idx="2">
                  <c:v>6000</c:v>
                </c:pt>
                <c:pt idx="3">
                  <c:v>6000</c:v>
                </c:pt>
                <c:pt idx="4">
                  <c:v>6000</c:v>
                </c:pt>
                <c:pt idx="5">
                  <c:v>6000</c:v>
                </c:pt>
              </c:numCache>
            </c:numRef>
          </c:val>
          <c:smooth val="0"/>
        </c:ser>
        <c:dLbls>
          <c:showLegendKey val="0"/>
          <c:showVal val="0"/>
          <c:showCatName val="0"/>
          <c:showSerName val="0"/>
          <c:showPercent val="0"/>
          <c:showBubbleSize val="0"/>
        </c:dLbls>
        <c:marker val="0"/>
        <c:smooth val="0"/>
        <c:axId val="913011471"/>
        <c:axId val="913019791"/>
        <c:extLst>
          <c:ext xmlns:c15="http://schemas.microsoft.com/office/drawing/2012/chart" uri="{02D57815-91ED-43cb-92C2-25804820EDAC}">
            <c15:filteredLineSeries>
              <c15:ser>
                <c:idx val="2"/>
                <c:order val="2"/>
                <c:tx>
                  <c:strRef>
                    <c:extLst>
                      <c:ext uri="{02D57815-91ED-43cb-92C2-25804820EDAC}">
                        <c15:formulaRef>
                          <c15:sqref>质量属性!$D$164</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质量属性!$A$165:$A$173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质量属性!$D$165:$D$173</c15:sqref>
                        </c15:formulaRef>
                      </c:ext>
                    </c:extLst>
                    <c:numCache>
                      <c:formatCode>0.00_ </c:formatCode>
                      <c:ptCount val="6"/>
                      <c:pt idx="0">
                        <c:v>137.392380018402</c:v>
                      </c:pt>
                      <c:pt idx="1">
                        <c:v>137.392380018402</c:v>
                      </c:pt>
                      <c:pt idx="2">
                        <c:v>137.392380018402</c:v>
                      </c:pt>
                      <c:pt idx="3">
                        <c:v>137.392380018402</c:v>
                      </c:pt>
                      <c:pt idx="4">
                        <c:v>137.392380018402</c:v>
                      </c:pt>
                      <c:pt idx="5">
                        <c:v>137.392380018402</c:v>
                      </c:pt>
                    </c:numCache>
                  </c:numRef>
                </c:val>
                <c:smooth val="0"/>
              </c15:ser>
            </c15:filteredLineSeries>
            <c15:filteredLineSeries>
              <c15:ser>
                <c:idx val="3"/>
                <c:order val="3"/>
                <c:tx>
                  <c:strRef>
                    <c:extLst>
                      <c:ext uri="{02D57815-91ED-43cb-92C2-25804820EDAC}">
                        <c15:formulaRef>
                          <c15:sqref>质量属性!$E$164</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质量属性!$A$165:$A$173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质量属性!$E$165:$E$173</c15:sqref>
                        </c15:formulaRef>
                      </c:ext>
                    </c:extLst>
                    <c:numCache>
                      <c:formatCode>General</c:formatCode>
                      <c:ptCount val="6"/>
                      <c:pt idx="0">
                        <c:v>46</c:v>
                      </c:pt>
                      <c:pt idx="1">
                        <c:v>46</c:v>
                      </c:pt>
                      <c:pt idx="2">
                        <c:v>46</c:v>
                      </c:pt>
                      <c:pt idx="3">
                        <c:v>46</c:v>
                      </c:pt>
                      <c:pt idx="4">
                        <c:v>46</c:v>
                      </c:pt>
                      <c:pt idx="5">
                        <c:v>46</c:v>
                      </c:pt>
                    </c:numCache>
                  </c:numRef>
                </c:val>
                <c:smooth val="0"/>
              </c15:ser>
            </c15:filteredLineSeries>
          </c:ext>
        </c:extLst>
      </c:lineChart>
      <c:catAx>
        <c:axId val="913011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3019791"/>
        <c:crosses val="autoZero"/>
        <c:auto val="1"/>
        <c:lblAlgn val="ctr"/>
        <c:lblOffset val="100"/>
        <c:noMultiLvlLbl val="0"/>
      </c:catAx>
      <c:valAx>
        <c:axId val="913019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支</a:t>
                </a:r>
                <a:r>
                  <a:rPr lang="en-US" altLang="zh-CN"/>
                  <a:t>/</a:t>
                </a:r>
                <a:r>
                  <a:rPr lang="zh-CN" altLang="en-US"/>
                  <a:t>粒</a:t>
                </a:r>
                <a:endParaRPr lang="zh-CN" altLang="en-US"/>
              </a:p>
            </c:rich>
          </c:tx>
          <c:layout/>
          <c:overlay val="0"/>
          <c:spPr>
            <a:noFill/>
            <a:ln>
              <a:noFill/>
            </a:ln>
            <a:effectLst/>
          </c:spPr>
        </c:title>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1301147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18e755-a2f0-4845-b3ec-b980251959e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不溶性微粒≥</a:t>
            </a:r>
            <a:r>
              <a:rPr lang="en-US" altLang="zh-CN"/>
              <a:t>25um</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质量属性!$B$184</c:f>
              <c:strCache>
                <c:ptCount val="1"/>
                <c:pt idx="0">
                  <c:v>不溶性微粒≥25um</c:v>
                </c:pt>
              </c:strCache>
            </c:strRef>
          </c:tx>
          <c:spPr>
            <a:ln w="28575" cap="rnd">
              <a:solidFill>
                <a:schemeClr val="accent1"/>
              </a:solidFill>
              <a:round/>
            </a:ln>
            <a:effectLst/>
          </c:spPr>
          <c:marker>
            <c:symbol val="none"/>
          </c:marker>
          <c:dLbls>
            <c:delete val="1"/>
          </c:dLbls>
          <c:cat>
            <c:strRef>
              <c:f>质量属性!$A$185:$A$193</c:f>
              <c:strCache>
                <c:ptCount val="6"/>
                <c:pt idx="0">
                  <c:v>143202507001 </c:v>
                </c:pt>
                <c:pt idx="1">
                  <c:v>143202507002 </c:v>
                </c:pt>
                <c:pt idx="2">
                  <c:v>143202507003 </c:v>
                </c:pt>
                <c:pt idx="3">
                  <c:v>143202509004 </c:v>
                </c:pt>
                <c:pt idx="4">
                  <c:v>143202509005 </c:v>
                </c:pt>
                <c:pt idx="5">
                  <c:v>143202509006 </c:v>
                </c:pt>
              </c:strCache>
            </c:strRef>
          </c:cat>
          <c:val>
            <c:numRef>
              <c:f>质量属性!$B$185:$B$193</c:f>
              <c:numCache>
                <c:formatCode>0_);[Red]\(0\)</c:formatCode>
                <c:ptCount val="6"/>
                <c:pt idx="0">
                  <c:v>1</c:v>
                </c:pt>
                <c:pt idx="1">
                  <c:v>0</c:v>
                </c:pt>
                <c:pt idx="2">
                  <c:v>1</c:v>
                </c:pt>
                <c:pt idx="3">
                  <c:v>0</c:v>
                </c:pt>
                <c:pt idx="4">
                  <c:v>0</c:v>
                </c:pt>
                <c:pt idx="5">
                  <c:v>1</c:v>
                </c:pt>
              </c:numCache>
            </c:numRef>
          </c:val>
          <c:smooth val="0"/>
        </c:ser>
        <c:ser>
          <c:idx val="1"/>
          <c:order val="1"/>
          <c:tx>
            <c:strRef>
              <c:f>质量属性!$C$184</c:f>
              <c:strCache>
                <c:ptCount val="1"/>
                <c:pt idx="0">
                  <c:v>TU</c:v>
                </c:pt>
              </c:strCache>
            </c:strRef>
          </c:tx>
          <c:spPr>
            <a:ln w="28575" cap="rnd">
              <a:solidFill>
                <a:schemeClr val="accent2"/>
              </a:solidFill>
              <a:round/>
            </a:ln>
            <a:effectLst/>
          </c:spPr>
          <c:marker>
            <c:symbol val="none"/>
          </c:marker>
          <c:dLbls>
            <c:delete val="1"/>
          </c:dLbls>
          <c:cat>
            <c:strRef>
              <c:f>质量属性!$A$185:$A$193</c:f>
              <c:strCache>
                <c:ptCount val="6"/>
                <c:pt idx="0">
                  <c:v>143202507001 </c:v>
                </c:pt>
                <c:pt idx="1">
                  <c:v>143202507002 </c:v>
                </c:pt>
                <c:pt idx="2">
                  <c:v>143202507003 </c:v>
                </c:pt>
                <c:pt idx="3">
                  <c:v>143202509004 </c:v>
                </c:pt>
                <c:pt idx="4">
                  <c:v>143202509005 </c:v>
                </c:pt>
                <c:pt idx="5">
                  <c:v>143202509006 </c:v>
                </c:pt>
              </c:strCache>
            </c:strRef>
          </c:cat>
          <c:val>
            <c:numRef>
              <c:f>质量属性!$C$185:$C$193</c:f>
              <c:numCache>
                <c:formatCode>General</c:formatCode>
                <c:ptCount val="6"/>
                <c:pt idx="0">
                  <c:v>600</c:v>
                </c:pt>
                <c:pt idx="1">
                  <c:v>600</c:v>
                </c:pt>
                <c:pt idx="2">
                  <c:v>600</c:v>
                </c:pt>
                <c:pt idx="3">
                  <c:v>600</c:v>
                </c:pt>
                <c:pt idx="4">
                  <c:v>600</c:v>
                </c:pt>
                <c:pt idx="5">
                  <c:v>600</c:v>
                </c:pt>
              </c:numCache>
            </c:numRef>
          </c:val>
          <c:smooth val="0"/>
        </c:ser>
        <c:dLbls>
          <c:showLegendKey val="0"/>
          <c:showVal val="0"/>
          <c:showCatName val="0"/>
          <c:showSerName val="0"/>
          <c:showPercent val="0"/>
          <c:showBubbleSize val="0"/>
        </c:dLbls>
        <c:marker val="0"/>
        <c:smooth val="0"/>
        <c:axId val="926957935"/>
        <c:axId val="926970415"/>
        <c:extLst>
          <c:ext xmlns:c15="http://schemas.microsoft.com/office/drawing/2012/chart" uri="{02D57815-91ED-43cb-92C2-25804820EDAC}">
            <c15:filteredLineSeries>
              <c15:ser>
                <c:idx val="2"/>
                <c:order val="2"/>
                <c:tx>
                  <c:strRef>
                    <c:extLst>
                      <c:ext uri="{02D57815-91ED-43cb-92C2-25804820EDAC}">
                        <c15:formulaRef>
                          <c15:sqref>质量属性!$D$184</c15:sqref>
                        </c15:formulaRef>
                      </c:ext>
                    </c:extLst>
                    <c:strCache>
                      <c:ptCount val="1"/>
                      <c:pt idx="0">
                        <c:v>平均值+3S</c:v>
                      </c:pt>
                    </c:strCache>
                  </c:strRef>
                </c:tx>
                <c:spPr>
                  <a:ln w="28575" cap="rnd">
                    <a:solidFill>
                      <a:schemeClr val="accent3"/>
                    </a:solidFill>
                    <a:round/>
                  </a:ln>
                  <a:effectLst/>
                </c:spPr>
                <c:marker>
                  <c:symbol val="none"/>
                </c:marker>
                <c:dLbls>
                  <c:delete val="1"/>
                </c:dLbls>
                <c:cat>
                  <c:strRef>
                    <c:extLst>
                      <c:ext uri="{02D57815-91ED-43cb-92C2-25804820EDAC}">
                        <c15:fullRef>
                          <c15:sqref/>
                        </c15:fullRef>
                        <c15:formulaRef>
                          <c15:sqref>质量属性!$A$185:$A$193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质量属性!$D$185:$D$193</c15:sqref>
                        </c15:formulaRef>
                      </c:ext>
                    </c:extLst>
                    <c:numCache>
                      <c:formatCode>0.00_ </c:formatCode>
                      <c:ptCount val="6"/>
                      <c:pt idx="0">
                        <c:v>13.6109715234069</c:v>
                      </c:pt>
                      <c:pt idx="1">
                        <c:v>13.6109715234069</c:v>
                      </c:pt>
                      <c:pt idx="2">
                        <c:v>13.6109715234069</c:v>
                      </c:pt>
                      <c:pt idx="3">
                        <c:v>13.6109715234069</c:v>
                      </c:pt>
                      <c:pt idx="4">
                        <c:v>13.6109715234069</c:v>
                      </c:pt>
                      <c:pt idx="5">
                        <c:v>13.6109715234069</c:v>
                      </c:pt>
                    </c:numCache>
                  </c:numRef>
                </c:val>
                <c:smooth val="0"/>
              </c15:ser>
            </c15:filteredLineSeries>
            <c15:filteredLineSeries>
              <c15:ser>
                <c:idx val="3"/>
                <c:order val="3"/>
                <c:tx>
                  <c:strRef>
                    <c:extLst>
                      <c:ext uri="{02D57815-91ED-43cb-92C2-25804820EDAC}">
                        <c15:formulaRef>
                          <c15:sqref>质量属性!$E$184</c15:sqref>
                        </c15:formulaRef>
                      </c:ext>
                    </c:extLst>
                    <c:strCache>
                      <c:ptCount val="1"/>
                      <c:pt idx="0">
                        <c:v>平均值</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质量属性!$A$185:$A$193</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质量属性!$E$185:$E$193</c15:sqref>
                        </c15:formulaRef>
                      </c:ext>
                    </c:extLst>
                    <c:numCache>
                      <c:formatCode>General</c:formatCode>
                      <c:ptCount val="6"/>
                      <c:pt idx="0">
                        <c:v>3</c:v>
                      </c:pt>
                      <c:pt idx="1">
                        <c:v>3</c:v>
                      </c:pt>
                      <c:pt idx="2">
                        <c:v>3</c:v>
                      </c:pt>
                      <c:pt idx="3">
                        <c:v>3</c:v>
                      </c:pt>
                      <c:pt idx="4">
                        <c:v>3</c:v>
                      </c:pt>
                      <c:pt idx="5">
                        <c:v>3</c:v>
                      </c:pt>
                    </c:numCache>
                  </c:numRef>
                </c:val>
                <c:smooth val="0"/>
              </c15:ser>
            </c15:filteredLineSeries>
          </c:ext>
        </c:extLst>
      </c:lineChart>
      <c:catAx>
        <c:axId val="9269579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6970415"/>
        <c:crosses val="autoZero"/>
        <c:auto val="1"/>
        <c:lblAlgn val="ctr"/>
        <c:lblOffset val="100"/>
        <c:noMultiLvlLbl val="0"/>
      </c:catAx>
      <c:valAx>
        <c:axId val="9269704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支</a:t>
                </a:r>
                <a:r>
                  <a:rPr lang="en-US" altLang="zh-CN" sz="1000" b="0" i="0" baseline="0">
                    <a:effectLst/>
                  </a:rPr>
                  <a:t>/</a:t>
                </a:r>
                <a:r>
                  <a:rPr lang="zh-CN" altLang="zh-CN" sz="1000" b="0" i="0" baseline="0">
                    <a:effectLst/>
                  </a:rPr>
                  <a:t>粒</a:t>
                </a:r>
                <a:endParaRPr lang="zh-CN" altLang="zh-CN" sz="1000">
                  <a:effectLst/>
                </a:endParaRPr>
              </a:p>
            </c:rich>
          </c:tx>
          <c:layout/>
          <c:overlay val="0"/>
          <c:spPr>
            <a:noFill/>
            <a:ln>
              <a:noFill/>
            </a:ln>
            <a:effectLst/>
          </c:spPr>
        </c:title>
        <c:numFmt formatCode="0_);[Red]\(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695793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fe4771e-2807-491a-ad83-a937a3017ba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渗透压摩尔浓度趋势图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质量属性!$B$203</c:f>
              <c:strCache>
                <c:ptCount val="1"/>
                <c:pt idx="0">
                  <c:v>渗透压摩尔浓度</c:v>
                </c:pt>
              </c:strCache>
            </c:strRef>
          </c:tx>
          <c:spPr>
            <a:ln w="28575" cap="rnd">
              <a:solidFill>
                <a:schemeClr val="accent1"/>
              </a:solidFill>
              <a:round/>
            </a:ln>
            <a:effectLst/>
          </c:spPr>
          <c:marker>
            <c:symbol val="none"/>
          </c:marker>
          <c:dLbls>
            <c:delete val="1"/>
          </c:dLbls>
          <c:cat>
            <c:strRef>
              <c:f>质量属性!$A$204:$A$212</c:f>
              <c:strCache>
                <c:ptCount val="6"/>
                <c:pt idx="0">
                  <c:v>143202507001 </c:v>
                </c:pt>
                <c:pt idx="1">
                  <c:v>143202507002 </c:v>
                </c:pt>
                <c:pt idx="2">
                  <c:v>143202507003 </c:v>
                </c:pt>
                <c:pt idx="3">
                  <c:v>143202509004 </c:v>
                </c:pt>
                <c:pt idx="4">
                  <c:v>143202509005 </c:v>
                </c:pt>
                <c:pt idx="5">
                  <c:v>143202509006 </c:v>
                </c:pt>
              </c:strCache>
            </c:strRef>
          </c:cat>
          <c:val>
            <c:numRef>
              <c:f>质量属性!$B$204:$B$212</c:f>
              <c:numCache>
                <c:formatCode>General</c:formatCode>
                <c:ptCount val="6"/>
                <c:pt idx="0">
                  <c:v>289</c:v>
                </c:pt>
                <c:pt idx="1">
                  <c:v>286</c:v>
                </c:pt>
                <c:pt idx="2">
                  <c:v>286</c:v>
                </c:pt>
                <c:pt idx="3">
                  <c:v>285</c:v>
                </c:pt>
                <c:pt idx="4">
                  <c:v>286</c:v>
                </c:pt>
                <c:pt idx="5">
                  <c:v>284</c:v>
                </c:pt>
              </c:numCache>
            </c:numRef>
          </c:val>
          <c:smooth val="0"/>
        </c:ser>
        <c:ser>
          <c:idx val="1"/>
          <c:order val="1"/>
          <c:tx>
            <c:strRef>
              <c:f>质量属性!$C$203</c:f>
              <c:strCache>
                <c:ptCount val="1"/>
                <c:pt idx="0">
                  <c:v>TL</c:v>
                </c:pt>
              </c:strCache>
            </c:strRef>
          </c:tx>
          <c:spPr>
            <a:ln w="28575" cap="rnd">
              <a:solidFill>
                <a:schemeClr val="accent2"/>
              </a:solidFill>
              <a:round/>
            </a:ln>
            <a:effectLst/>
          </c:spPr>
          <c:marker>
            <c:symbol val="none"/>
          </c:marker>
          <c:dLbls>
            <c:delete val="1"/>
          </c:dLbls>
          <c:cat>
            <c:strRef>
              <c:f>质量属性!$A$204:$A$212</c:f>
              <c:strCache>
                <c:ptCount val="6"/>
                <c:pt idx="0">
                  <c:v>143202507001 </c:v>
                </c:pt>
                <c:pt idx="1">
                  <c:v>143202507002 </c:v>
                </c:pt>
                <c:pt idx="2">
                  <c:v>143202507003 </c:v>
                </c:pt>
                <c:pt idx="3">
                  <c:v>143202509004 </c:v>
                </c:pt>
                <c:pt idx="4">
                  <c:v>143202509005 </c:v>
                </c:pt>
                <c:pt idx="5">
                  <c:v>143202509006 </c:v>
                </c:pt>
              </c:strCache>
            </c:strRef>
          </c:cat>
          <c:val>
            <c:numRef>
              <c:f>质量属性!$C$204:$C$212</c:f>
              <c:numCache>
                <c:formatCode>General</c:formatCode>
                <c:ptCount val="6"/>
                <c:pt idx="0">
                  <c:v>255</c:v>
                </c:pt>
                <c:pt idx="1">
                  <c:v>255</c:v>
                </c:pt>
                <c:pt idx="2">
                  <c:v>255</c:v>
                </c:pt>
                <c:pt idx="3">
                  <c:v>255</c:v>
                </c:pt>
                <c:pt idx="4">
                  <c:v>255</c:v>
                </c:pt>
                <c:pt idx="5">
                  <c:v>255</c:v>
                </c:pt>
              </c:numCache>
            </c:numRef>
          </c:val>
          <c:smooth val="0"/>
        </c:ser>
        <c:ser>
          <c:idx val="2"/>
          <c:order val="2"/>
          <c:tx>
            <c:strRef>
              <c:f>质量属性!$D$203</c:f>
              <c:strCache>
                <c:ptCount val="1"/>
                <c:pt idx="0">
                  <c:v>TU</c:v>
                </c:pt>
              </c:strCache>
            </c:strRef>
          </c:tx>
          <c:spPr>
            <a:ln w="28575" cap="rnd">
              <a:solidFill>
                <a:schemeClr val="accent3"/>
              </a:solidFill>
              <a:round/>
            </a:ln>
            <a:effectLst/>
          </c:spPr>
          <c:marker>
            <c:symbol val="none"/>
          </c:marker>
          <c:dLbls>
            <c:delete val="1"/>
          </c:dLbls>
          <c:cat>
            <c:strRef>
              <c:f>质量属性!$A$204:$A$212</c:f>
              <c:strCache>
                <c:ptCount val="6"/>
                <c:pt idx="0">
                  <c:v>143202507001 </c:v>
                </c:pt>
                <c:pt idx="1">
                  <c:v>143202507002 </c:v>
                </c:pt>
                <c:pt idx="2">
                  <c:v>143202507003 </c:v>
                </c:pt>
                <c:pt idx="3">
                  <c:v>143202509004 </c:v>
                </c:pt>
                <c:pt idx="4">
                  <c:v>143202509005 </c:v>
                </c:pt>
                <c:pt idx="5">
                  <c:v>143202509006 </c:v>
                </c:pt>
              </c:strCache>
            </c:strRef>
          </c:cat>
          <c:val>
            <c:numRef>
              <c:f>质量属性!$D$204:$D$212</c:f>
              <c:numCache>
                <c:formatCode>General</c:formatCode>
                <c:ptCount val="6"/>
                <c:pt idx="0">
                  <c:v>305</c:v>
                </c:pt>
                <c:pt idx="1">
                  <c:v>305</c:v>
                </c:pt>
                <c:pt idx="2">
                  <c:v>305</c:v>
                </c:pt>
                <c:pt idx="3">
                  <c:v>305</c:v>
                </c:pt>
                <c:pt idx="4">
                  <c:v>305</c:v>
                </c:pt>
                <c:pt idx="5">
                  <c:v>305</c:v>
                </c:pt>
              </c:numCache>
            </c:numRef>
          </c:val>
          <c:smooth val="0"/>
        </c:ser>
        <c:dLbls>
          <c:showLegendKey val="0"/>
          <c:showVal val="0"/>
          <c:showCatName val="0"/>
          <c:showSerName val="0"/>
          <c:showPercent val="0"/>
          <c:showBubbleSize val="0"/>
        </c:dLbls>
        <c:marker val="0"/>
        <c:smooth val="0"/>
        <c:axId val="926963343"/>
        <c:axId val="926945455"/>
        <c:extLst>
          <c:ext xmlns:c15="http://schemas.microsoft.com/office/drawing/2012/chart" uri="{02D57815-91ED-43cb-92C2-25804820EDAC}">
            <c15:filteredLineSeries>
              <c15:ser>
                <c:idx val="3"/>
                <c:order val="3"/>
                <c:tx>
                  <c:strRef>
                    <c:extLst>
                      <c:ext uri="{02D57815-91ED-43cb-92C2-25804820EDAC}">
                        <c15:formulaRef>
                          <c15:sqref>质量属性!$F$203</c15:sqref>
                        </c15:formulaRef>
                      </c:ext>
                    </c:extLst>
                    <c:strCache>
                      <c:ptCount val="1"/>
                      <c:pt idx="0">
                        <c:v>平均值+3S</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质量属性!$A$204:$A$212</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质量属性!$F$204:$F$212</c15:sqref>
                        </c15:formulaRef>
                      </c:ext>
                    </c:extLst>
                    <c:numCache>
                      <c:formatCode>0.00_ </c:formatCode>
                      <c:ptCount val="6"/>
                      <c:pt idx="0">
                        <c:v>290.277472518257</c:v>
                      </c:pt>
                      <c:pt idx="1">
                        <c:v>290.28</c:v>
                      </c:pt>
                      <c:pt idx="2">
                        <c:v>290.28</c:v>
                      </c:pt>
                      <c:pt idx="3">
                        <c:v>290.28</c:v>
                      </c:pt>
                      <c:pt idx="4">
                        <c:v>290.28</c:v>
                      </c:pt>
                      <c:pt idx="5">
                        <c:v>290.28</c:v>
                      </c:pt>
                    </c:numCache>
                  </c:numRef>
                </c:val>
                <c:smooth val="0"/>
              </c15:ser>
            </c15:filteredLineSeries>
            <c15:filteredLineSeries>
              <c15:ser>
                <c:idx val="4"/>
                <c:order val="4"/>
                <c:tx>
                  <c:strRef>
                    <c:extLst>
                      <c:ext uri="{02D57815-91ED-43cb-92C2-25804820EDAC}">
                        <c15:formulaRef>
                          <c15:sqref>质量属性!$G$203</c15:sqref>
                        </c15:formulaRef>
                      </c:ext>
                    </c:extLst>
                    <c:strCache>
                      <c:ptCount val="1"/>
                      <c:pt idx="0">
                        <c:v>平均值</c:v>
                      </c:pt>
                    </c:strCache>
                  </c:strRef>
                </c:tx>
                <c:spPr>
                  <a:ln w="28575" cap="rnd">
                    <a:solidFill>
                      <a:schemeClr val="accent5"/>
                    </a:solidFill>
                    <a:round/>
                  </a:ln>
                  <a:effectLst/>
                </c:spPr>
                <c:marker>
                  <c:symbol val="none"/>
                </c:marker>
                <c:dLbls>
                  <c:delete val="1"/>
                </c:dLbls>
                <c:cat>
                  <c:strRef>
                    <c:extLst>
                      <c:ext uri="{02D57815-91ED-43cb-92C2-25804820EDAC}">
                        <c15:fullRef>
                          <c15:sqref/>
                        </c15:fullRef>
                        <c15:formulaRef>
                          <c15:sqref>质量属性!$A$204:$A$212</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质量属性!$G$204:$G$212</c15:sqref>
                        </c15:formulaRef>
                      </c:ext>
                    </c:extLst>
                    <c:numCache>
                      <c:formatCode>General</c:formatCode>
                      <c:ptCount val="6"/>
                      <c:pt idx="0">
                        <c:v>285.2</c:v>
                      </c:pt>
                      <c:pt idx="1">
                        <c:v>285.2</c:v>
                      </c:pt>
                      <c:pt idx="2">
                        <c:v>285.2</c:v>
                      </c:pt>
                      <c:pt idx="3">
                        <c:v>285.2</c:v>
                      </c:pt>
                      <c:pt idx="4">
                        <c:v>285.2</c:v>
                      </c:pt>
                      <c:pt idx="5">
                        <c:v>285.2</c:v>
                      </c:pt>
                    </c:numCache>
                  </c:numRef>
                </c:val>
                <c:smooth val="0"/>
              </c15:ser>
            </c15:filteredLineSeries>
            <c15:filteredLineSeries>
              <c15:ser>
                <c:idx val="5"/>
                <c:order val="5"/>
                <c:tx>
                  <c:strRef>
                    <c:extLst>
                      <c:ext uri="{02D57815-91ED-43cb-92C2-25804820EDAC}">
                        <c15:formulaRef>
                          <c15:sqref>质量属性!$E$203</c15:sqref>
                        </c15:formulaRef>
                      </c:ext>
                    </c:extLst>
                    <c:strCache>
                      <c:ptCount val="1"/>
                      <c:pt idx="0">
                        <c:v>平均值-3S</c:v>
                      </c:pt>
                    </c:strCache>
                  </c:strRef>
                </c:tx>
                <c:spPr>
                  <a:ln w="28575" cap="rnd">
                    <a:solidFill>
                      <a:schemeClr val="accent6"/>
                    </a:solidFill>
                    <a:round/>
                  </a:ln>
                  <a:effectLst/>
                </c:spPr>
                <c:marker>
                  <c:symbol val="none"/>
                </c:marker>
                <c:dLbls>
                  <c:delete val="1"/>
                </c:dLbls>
                <c:val>
                  <c:numRef>
                    <c:extLst>
                      <c:ext uri="{02D57815-91ED-43cb-92C2-25804820EDAC}">
                        <c15:formulaRef>
                          <c15:sqref>质量属性!$E$204:$E$212</c15:sqref>
                        </c15:formulaRef>
                      </c:ext>
                    </c:extLst>
                    <c:numCache>
                      <c:formatCode>General</c:formatCode>
                      <c:ptCount val="6"/>
                      <c:pt idx="0">
                        <c:v>280.17</c:v>
                      </c:pt>
                      <c:pt idx="1">
                        <c:v>280.17</c:v>
                      </c:pt>
                      <c:pt idx="2">
                        <c:v>280.17</c:v>
                      </c:pt>
                      <c:pt idx="3">
                        <c:v>280.17</c:v>
                      </c:pt>
                      <c:pt idx="4">
                        <c:v>280.17</c:v>
                      </c:pt>
                      <c:pt idx="5">
                        <c:v>280.17</c:v>
                      </c:pt>
                    </c:numCache>
                  </c:numRef>
                </c:val>
                <c:smooth val="0"/>
              </c15:ser>
            </c15:filteredLineSeries>
          </c:ext>
        </c:extLst>
      </c:lineChart>
      <c:catAx>
        <c:axId val="926963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6945455"/>
        <c:crosses val="autoZero"/>
        <c:auto val="1"/>
        <c:lblAlgn val="ctr"/>
        <c:lblOffset val="100"/>
        <c:noMultiLvlLbl val="0"/>
      </c:catAx>
      <c:valAx>
        <c:axId val="926945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mOsmol/kg</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696334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6af3255-5383-4532-ace8-6aec997ba54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比活性趋势图</a:t>
            </a:r>
            <a:endParaRPr lang="zh-CN" altLang="en-US"/>
          </a:p>
        </c:rich>
      </c:tx>
      <c:layout/>
      <c:overlay val="0"/>
      <c:spPr>
        <a:noFill/>
        <a:ln>
          <a:noFill/>
        </a:ln>
        <a:effectLst/>
      </c:spPr>
    </c:title>
    <c:autoTitleDeleted val="0"/>
    <c:plotArea>
      <c:layout>
        <c:manualLayout>
          <c:layoutTarget val="inner"/>
          <c:xMode val="edge"/>
          <c:yMode val="edge"/>
          <c:x val="0.132284776902887"/>
          <c:y val="0.180393700787402"/>
          <c:w val="0.837159667541557"/>
          <c:h val="0.42963619130942"/>
        </c:manualLayout>
      </c:layout>
      <c:lineChart>
        <c:grouping val="standard"/>
        <c:varyColors val="0"/>
        <c:ser>
          <c:idx val="0"/>
          <c:order val="0"/>
          <c:tx>
            <c:strRef>
              <c:f>质量属性!$B$220</c:f>
              <c:strCache>
                <c:ptCount val="1"/>
                <c:pt idx="0">
                  <c:v>比活性</c:v>
                </c:pt>
              </c:strCache>
            </c:strRef>
          </c:tx>
          <c:spPr>
            <a:ln w="28575" cap="rnd">
              <a:solidFill>
                <a:schemeClr val="accent1"/>
              </a:solidFill>
              <a:round/>
            </a:ln>
            <a:effectLst/>
          </c:spPr>
          <c:marker>
            <c:symbol val="none"/>
          </c:marker>
          <c:dLbls>
            <c:delete val="1"/>
          </c:dLbls>
          <c:cat>
            <c:strRef>
              <c:f>质量属性!$A$221:$A$229</c:f>
              <c:strCache>
                <c:ptCount val="6"/>
                <c:pt idx="0">
                  <c:v>143202507001 </c:v>
                </c:pt>
                <c:pt idx="1">
                  <c:v>143202507002 </c:v>
                </c:pt>
                <c:pt idx="2">
                  <c:v>143202507003 </c:v>
                </c:pt>
                <c:pt idx="3">
                  <c:v>143202509004 </c:v>
                </c:pt>
                <c:pt idx="4">
                  <c:v>143202509005 </c:v>
                </c:pt>
                <c:pt idx="5">
                  <c:v>143202509006 </c:v>
                </c:pt>
              </c:strCache>
            </c:strRef>
          </c:cat>
          <c:val>
            <c:numRef>
              <c:f>质量属性!$B$221:$B$229</c:f>
              <c:numCache>
                <c:formatCode>General</c:formatCode>
                <c:ptCount val="6"/>
                <c:pt idx="0">
                  <c:v>0.82</c:v>
                </c:pt>
                <c:pt idx="1">
                  <c:v>0.95</c:v>
                </c:pt>
                <c:pt idx="2">
                  <c:v>0.82</c:v>
                </c:pt>
                <c:pt idx="3">
                  <c:v>1.13</c:v>
                </c:pt>
                <c:pt idx="4">
                  <c:v>1.01</c:v>
                </c:pt>
                <c:pt idx="5">
                  <c:v>1.11</c:v>
                </c:pt>
              </c:numCache>
            </c:numRef>
          </c:val>
          <c:smooth val="0"/>
        </c:ser>
        <c:ser>
          <c:idx val="1"/>
          <c:order val="1"/>
          <c:tx>
            <c:strRef>
              <c:f>质量属性!$C$220</c:f>
              <c:strCache>
                <c:ptCount val="1"/>
                <c:pt idx="0">
                  <c:v>TU</c:v>
                </c:pt>
              </c:strCache>
            </c:strRef>
          </c:tx>
          <c:spPr>
            <a:ln w="28575" cap="rnd">
              <a:solidFill>
                <a:schemeClr val="accent2"/>
              </a:solidFill>
              <a:round/>
            </a:ln>
            <a:effectLst/>
          </c:spPr>
          <c:marker>
            <c:symbol val="none"/>
          </c:marker>
          <c:dLbls>
            <c:delete val="1"/>
          </c:dLbls>
          <c:cat>
            <c:strRef>
              <c:f>质量属性!$A$221:$A$229</c:f>
              <c:strCache>
                <c:ptCount val="6"/>
                <c:pt idx="0">
                  <c:v>143202507001 </c:v>
                </c:pt>
                <c:pt idx="1">
                  <c:v>143202507002 </c:v>
                </c:pt>
                <c:pt idx="2">
                  <c:v>143202507003 </c:v>
                </c:pt>
                <c:pt idx="3">
                  <c:v>143202509004 </c:v>
                </c:pt>
                <c:pt idx="4">
                  <c:v>143202509005 </c:v>
                </c:pt>
                <c:pt idx="5">
                  <c:v>143202509006 </c:v>
                </c:pt>
              </c:strCache>
            </c:strRef>
          </c:cat>
          <c:val>
            <c:numRef>
              <c:f>质量属性!$C$221:$C$229</c:f>
              <c:numCache>
                <c:formatCode>General</c:formatCode>
                <c:ptCount val="6"/>
                <c:pt idx="0">
                  <c:v>1.3</c:v>
                </c:pt>
                <c:pt idx="1">
                  <c:v>1.3</c:v>
                </c:pt>
                <c:pt idx="2">
                  <c:v>1.3</c:v>
                </c:pt>
                <c:pt idx="3">
                  <c:v>1.3</c:v>
                </c:pt>
                <c:pt idx="4">
                  <c:v>1.3</c:v>
                </c:pt>
                <c:pt idx="5">
                  <c:v>1.3</c:v>
                </c:pt>
              </c:numCache>
            </c:numRef>
          </c:val>
          <c:smooth val="0"/>
        </c:ser>
        <c:ser>
          <c:idx val="2"/>
          <c:order val="2"/>
          <c:tx>
            <c:strRef>
              <c:f>质量属性!$D$220</c:f>
              <c:strCache>
                <c:ptCount val="1"/>
                <c:pt idx="0">
                  <c:v>TL</c:v>
                </c:pt>
              </c:strCache>
            </c:strRef>
          </c:tx>
          <c:spPr>
            <a:ln w="28575" cap="rnd">
              <a:solidFill>
                <a:schemeClr val="accent3"/>
              </a:solidFill>
              <a:round/>
            </a:ln>
            <a:effectLst/>
          </c:spPr>
          <c:marker>
            <c:symbol val="none"/>
          </c:marker>
          <c:dLbls>
            <c:delete val="1"/>
          </c:dLbls>
          <c:cat>
            <c:strRef>
              <c:f>质量属性!$A$221:$A$229</c:f>
              <c:strCache>
                <c:ptCount val="6"/>
                <c:pt idx="0">
                  <c:v>143202507001 </c:v>
                </c:pt>
                <c:pt idx="1">
                  <c:v>143202507002 </c:v>
                </c:pt>
                <c:pt idx="2">
                  <c:v>143202507003 </c:v>
                </c:pt>
                <c:pt idx="3">
                  <c:v>143202509004 </c:v>
                </c:pt>
                <c:pt idx="4">
                  <c:v>143202509005 </c:v>
                </c:pt>
                <c:pt idx="5">
                  <c:v>143202509006 </c:v>
                </c:pt>
              </c:strCache>
            </c:strRef>
          </c:cat>
          <c:val>
            <c:numRef>
              <c:f>质量属性!$D$221:$D$229</c:f>
              <c:numCache>
                <c:formatCode>General</c:formatCode>
                <c:ptCount val="6"/>
                <c:pt idx="0">
                  <c:v>0.7</c:v>
                </c:pt>
                <c:pt idx="1">
                  <c:v>0.7</c:v>
                </c:pt>
                <c:pt idx="2">
                  <c:v>0.7</c:v>
                </c:pt>
                <c:pt idx="3">
                  <c:v>0.7</c:v>
                </c:pt>
                <c:pt idx="4">
                  <c:v>0.7</c:v>
                </c:pt>
                <c:pt idx="5">
                  <c:v>0.7</c:v>
                </c:pt>
              </c:numCache>
            </c:numRef>
          </c:val>
          <c:smooth val="0"/>
        </c:ser>
        <c:dLbls>
          <c:showLegendKey val="0"/>
          <c:showVal val="0"/>
          <c:showCatName val="0"/>
          <c:showSerName val="0"/>
          <c:showPercent val="0"/>
          <c:showBubbleSize val="0"/>
        </c:dLbls>
        <c:marker val="0"/>
        <c:smooth val="0"/>
        <c:axId val="1015640127"/>
        <c:axId val="1015642207"/>
        <c:extLst>
          <c:ext xmlns:c15="http://schemas.microsoft.com/office/drawing/2012/chart" uri="{02D57815-91ED-43cb-92C2-25804820EDAC}">
            <c15:filteredLineSeries>
              <c15:ser>
                <c:idx val="3"/>
                <c:order val="3"/>
                <c:tx>
                  <c:strRef>
                    <c:extLst>
                      <c:ext uri="{02D57815-91ED-43cb-92C2-25804820EDAC}">
                        <c15:formulaRef>
                          <c15:sqref>质量属性!$E$220</c15:sqref>
                        </c15:formulaRef>
                      </c:ext>
                    </c:extLst>
                    <c:strCache>
                      <c:ptCount val="1"/>
                      <c:pt idx="0">
                        <c:v>平均值+3S</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质量属性!$A$221:$A$229</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质量属性!$E$221:$E$229</c15:sqref>
                        </c15:formulaRef>
                      </c:ext>
                    </c:extLst>
                    <c:numCache>
                      <c:formatCode>0.00_ </c:formatCode>
                      <c:ptCount val="6"/>
                      <c:pt idx="0">
                        <c:v>1.30067303602882</c:v>
                      </c:pt>
                      <c:pt idx="1">
                        <c:v>1.30067303602882</c:v>
                      </c:pt>
                      <c:pt idx="2">
                        <c:v>1.30067303602882</c:v>
                      </c:pt>
                      <c:pt idx="3">
                        <c:v>1.30067303602882</c:v>
                      </c:pt>
                      <c:pt idx="4">
                        <c:v>1.30067303602882</c:v>
                      </c:pt>
                      <c:pt idx="5">
                        <c:v>1.30067303602882</c:v>
                      </c:pt>
                    </c:numCache>
                  </c:numRef>
                </c:val>
                <c:smooth val="0"/>
              </c15:ser>
            </c15:filteredLineSeries>
            <c15:filteredLineSeries>
              <c15:ser>
                <c:idx val="4"/>
                <c:order val="4"/>
                <c:tx>
                  <c:strRef>
                    <c:extLst>
                      <c:ext uri="{02D57815-91ED-43cb-92C2-25804820EDAC}">
                        <c15:formulaRef>
                          <c15:sqref>质量属性!$F$220</c15:sqref>
                        </c15:formulaRef>
                      </c:ext>
                    </c:extLst>
                    <c:strCache>
                      <c:ptCount val="1"/>
                      <c:pt idx="0">
                        <c:v>平均值</c:v>
                      </c:pt>
                    </c:strCache>
                  </c:strRef>
                </c:tx>
                <c:spPr>
                  <a:ln w="28575" cap="rnd">
                    <a:solidFill>
                      <a:schemeClr val="accent5"/>
                    </a:solidFill>
                    <a:round/>
                  </a:ln>
                  <a:effectLst/>
                </c:spPr>
                <c:marker>
                  <c:symbol val="none"/>
                </c:marker>
                <c:dLbls>
                  <c:delete val="1"/>
                </c:dLbls>
                <c:cat>
                  <c:strRef>
                    <c:extLst>
                      <c:ext uri="{02D57815-91ED-43cb-92C2-25804820EDAC}">
                        <c15:fullRef>
                          <c15:sqref/>
                        </c15:fullRef>
                        <c15:formulaRef>
                          <c15:sqref>质量属性!$A$221:$A$229</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质量属性!$F$221:$F$229</c15:sqref>
                        </c15:formulaRef>
                      </c:ext>
                    </c:extLst>
                    <c:numCache>
                      <c:formatCode>General</c:formatCode>
                      <c:ptCount val="6"/>
                      <c:pt idx="0">
                        <c:v>0.99</c:v>
                      </c:pt>
                      <c:pt idx="1">
                        <c:v>0.99</c:v>
                      </c:pt>
                      <c:pt idx="2">
                        <c:v>0.99</c:v>
                      </c:pt>
                      <c:pt idx="3">
                        <c:v>0.99</c:v>
                      </c:pt>
                      <c:pt idx="4">
                        <c:v>0.99</c:v>
                      </c:pt>
                      <c:pt idx="5">
                        <c:v>0.99</c:v>
                      </c:pt>
                    </c:numCache>
                  </c:numRef>
                </c:val>
                <c:smooth val="0"/>
              </c15:ser>
            </c15:filteredLineSeries>
          </c:ext>
        </c:extLst>
      </c:lineChart>
      <c:catAx>
        <c:axId val="1015640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15642207"/>
        <c:crosses val="autoZero"/>
        <c:auto val="1"/>
        <c:lblAlgn val="ctr"/>
        <c:lblOffset val="100"/>
        <c:noMultiLvlLbl val="0"/>
      </c:catAx>
      <c:valAx>
        <c:axId val="10156422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单位</a:t>
                </a:r>
                <a:r>
                  <a:rPr lang="en-US" altLang="zh-CN"/>
                  <a:t>/mg</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1564012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c443e13-23fe-4ec2-9c09-fb997cdd202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含量测定趋势图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质量属性!$B$236</c:f>
              <c:strCache>
                <c:ptCount val="1"/>
                <c:pt idx="0">
                  <c:v>含量测定</c:v>
                </c:pt>
              </c:strCache>
            </c:strRef>
          </c:tx>
          <c:spPr>
            <a:ln w="28575" cap="rnd">
              <a:solidFill>
                <a:schemeClr val="accent1"/>
              </a:solidFill>
              <a:round/>
            </a:ln>
            <a:effectLst/>
          </c:spPr>
          <c:marker>
            <c:symbol val="none"/>
          </c:marker>
          <c:dLbls>
            <c:delete val="1"/>
          </c:dLbls>
          <c:cat>
            <c:strRef>
              <c:f>质量属性!$A$237:$A$245</c:f>
              <c:strCache>
                <c:ptCount val="6"/>
                <c:pt idx="0">
                  <c:v>143202507001 </c:v>
                </c:pt>
                <c:pt idx="1">
                  <c:v>143202507002 </c:v>
                </c:pt>
                <c:pt idx="2">
                  <c:v>143202507003 </c:v>
                </c:pt>
                <c:pt idx="3">
                  <c:v>143202509004 </c:v>
                </c:pt>
                <c:pt idx="4">
                  <c:v>143202509005 </c:v>
                </c:pt>
                <c:pt idx="5">
                  <c:v>143202509006 </c:v>
                </c:pt>
              </c:strCache>
            </c:strRef>
          </c:cat>
          <c:val>
            <c:numRef>
              <c:f>质量属性!$B$237:$B$245</c:f>
              <c:numCache>
                <c:formatCode>0.00_ </c:formatCode>
                <c:ptCount val="6"/>
                <c:pt idx="0">
                  <c:v>101.6</c:v>
                </c:pt>
                <c:pt idx="1">
                  <c:v>101.8</c:v>
                </c:pt>
                <c:pt idx="2">
                  <c:v>101.8</c:v>
                </c:pt>
                <c:pt idx="3">
                  <c:v>100.2</c:v>
                </c:pt>
                <c:pt idx="4">
                  <c:v>100.2</c:v>
                </c:pt>
                <c:pt idx="5">
                  <c:v>100.3</c:v>
                </c:pt>
              </c:numCache>
            </c:numRef>
          </c:val>
          <c:smooth val="0"/>
        </c:ser>
        <c:ser>
          <c:idx val="1"/>
          <c:order val="1"/>
          <c:tx>
            <c:strRef>
              <c:f>质量属性!$C$236</c:f>
              <c:strCache>
                <c:ptCount val="1"/>
                <c:pt idx="0">
                  <c:v>TU</c:v>
                </c:pt>
              </c:strCache>
            </c:strRef>
          </c:tx>
          <c:spPr>
            <a:ln w="28575" cap="rnd">
              <a:solidFill>
                <a:schemeClr val="accent2"/>
              </a:solidFill>
              <a:round/>
            </a:ln>
            <a:effectLst/>
          </c:spPr>
          <c:marker>
            <c:symbol val="none"/>
          </c:marker>
          <c:dLbls>
            <c:delete val="1"/>
          </c:dLbls>
          <c:cat>
            <c:strRef>
              <c:f>质量属性!$A$237:$A$245</c:f>
              <c:strCache>
                <c:ptCount val="6"/>
                <c:pt idx="0">
                  <c:v>143202507001 </c:v>
                </c:pt>
                <c:pt idx="1">
                  <c:v>143202507002 </c:v>
                </c:pt>
                <c:pt idx="2">
                  <c:v>143202507003 </c:v>
                </c:pt>
                <c:pt idx="3">
                  <c:v>143202509004 </c:v>
                </c:pt>
                <c:pt idx="4">
                  <c:v>143202509005 </c:v>
                </c:pt>
                <c:pt idx="5">
                  <c:v>143202509006 </c:v>
                </c:pt>
              </c:strCache>
            </c:strRef>
          </c:cat>
          <c:val>
            <c:numRef>
              <c:f>质量属性!$C$237:$C$245</c:f>
              <c:numCache>
                <c:formatCode>General</c:formatCode>
                <c:ptCount val="6"/>
                <c:pt idx="0">
                  <c:v>106</c:v>
                </c:pt>
                <c:pt idx="1">
                  <c:v>106</c:v>
                </c:pt>
                <c:pt idx="2">
                  <c:v>106</c:v>
                </c:pt>
                <c:pt idx="3">
                  <c:v>106</c:v>
                </c:pt>
                <c:pt idx="4">
                  <c:v>106</c:v>
                </c:pt>
                <c:pt idx="5">
                  <c:v>106</c:v>
                </c:pt>
              </c:numCache>
            </c:numRef>
          </c:val>
          <c:smooth val="0"/>
        </c:ser>
        <c:ser>
          <c:idx val="2"/>
          <c:order val="2"/>
          <c:tx>
            <c:strRef>
              <c:f>质量属性!$D$236</c:f>
              <c:strCache>
                <c:ptCount val="1"/>
                <c:pt idx="0">
                  <c:v>TL</c:v>
                </c:pt>
              </c:strCache>
            </c:strRef>
          </c:tx>
          <c:spPr>
            <a:ln w="28575" cap="rnd">
              <a:solidFill>
                <a:schemeClr val="accent3"/>
              </a:solidFill>
              <a:round/>
            </a:ln>
            <a:effectLst/>
          </c:spPr>
          <c:marker>
            <c:symbol val="none"/>
          </c:marker>
          <c:dLbls>
            <c:delete val="1"/>
          </c:dLbls>
          <c:cat>
            <c:strRef>
              <c:f>质量属性!$A$237:$A$245</c:f>
              <c:strCache>
                <c:ptCount val="6"/>
                <c:pt idx="0">
                  <c:v>143202507001 </c:v>
                </c:pt>
                <c:pt idx="1">
                  <c:v>143202507002 </c:v>
                </c:pt>
                <c:pt idx="2">
                  <c:v>143202507003 </c:v>
                </c:pt>
                <c:pt idx="3">
                  <c:v>143202509004 </c:v>
                </c:pt>
                <c:pt idx="4">
                  <c:v>143202509005 </c:v>
                </c:pt>
                <c:pt idx="5">
                  <c:v>143202509006 </c:v>
                </c:pt>
              </c:strCache>
            </c:strRef>
          </c:cat>
          <c:val>
            <c:numRef>
              <c:f>质量属性!$D$237:$D$245</c:f>
              <c:numCache>
                <c:formatCode>General</c:formatCode>
                <c:ptCount val="6"/>
                <c:pt idx="0">
                  <c:v>94</c:v>
                </c:pt>
                <c:pt idx="1">
                  <c:v>94</c:v>
                </c:pt>
                <c:pt idx="2">
                  <c:v>94</c:v>
                </c:pt>
                <c:pt idx="3">
                  <c:v>94</c:v>
                </c:pt>
                <c:pt idx="4">
                  <c:v>94</c:v>
                </c:pt>
                <c:pt idx="5">
                  <c:v>94</c:v>
                </c:pt>
              </c:numCache>
            </c:numRef>
          </c:val>
          <c:smooth val="0"/>
        </c:ser>
        <c:dLbls>
          <c:showLegendKey val="0"/>
          <c:showVal val="0"/>
          <c:showCatName val="0"/>
          <c:showSerName val="0"/>
          <c:showPercent val="0"/>
          <c:showBubbleSize val="0"/>
        </c:dLbls>
        <c:marker val="0"/>
        <c:smooth val="0"/>
        <c:axId val="1005170367"/>
        <c:axId val="1005165375"/>
        <c:extLst>
          <c:ext xmlns:c15="http://schemas.microsoft.com/office/drawing/2012/chart" uri="{02D57815-91ED-43cb-92C2-25804820EDAC}">
            <c15:filteredLineSeries>
              <c15:ser>
                <c:idx val="3"/>
                <c:order val="3"/>
                <c:tx>
                  <c:strRef>
                    <c:extLst>
                      <c:ext uri="{02D57815-91ED-43cb-92C2-25804820EDAC}">
                        <c15:formulaRef>
                          <c15:sqref>质量属性!$E$236</c15:sqref>
                        </c15:formulaRef>
                      </c:ext>
                    </c:extLst>
                    <c:strCache>
                      <c:ptCount val="1"/>
                      <c:pt idx="0">
                        <c:v>平均值+3S</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质量属性!$A$237:$A$245</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质量属性!$E$237:$E$245</c15:sqref>
                        </c15:formulaRef>
                      </c:ext>
                    </c:extLst>
                    <c:numCache>
                      <c:formatCode>0.00_ </c:formatCode>
                      <c:ptCount val="6"/>
                      <c:pt idx="0">
                        <c:v>103.157614120563</c:v>
                      </c:pt>
                      <c:pt idx="1">
                        <c:v>103.157614120563</c:v>
                      </c:pt>
                      <c:pt idx="2">
                        <c:v>103.157614120563</c:v>
                      </c:pt>
                      <c:pt idx="3">
                        <c:v>103.157614120563</c:v>
                      </c:pt>
                      <c:pt idx="4">
                        <c:v>103.157614120563</c:v>
                      </c:pt>
                      <c:pt idx="5">
                        <c:v>103.157614120563</c:v>
                      </c:pt>
                    </c:numCache>
                  </c:numRef>
                </c:val>
                <c:smooth val="0"/>
              </c15:ser>
            </c15:filteredLineSeries>
            <c15:filteredLineSeries>
              <c15:ser>
                <c:idx val="4"/>
                <c:order val="4"/>
                <c:tx>
                  <c:strRef>
                    <c:extLst>
                      <c:ext uri="{02D57815-91ED-43cb-92C2-25804820EDAC}">
                        <c15:formulaRef>
                          <c15:sqref>质量属性!$G$236</c15:sqref>
                        </c15:formulaRef>
                      </c:ext>
                    </c:extLst>
                    <c:strCache>
                      <c:ptCount val="1"/>
                      <c:pt idx="0">
                        <c:v>平均值</c:v>
                      </c:pt>
                    </c:strCache>
                  </c:strRef>
                </c:tx>
                <c:spPr>
                  <a:ln w="28575" cap="rnd">
                    <a:solidFill>
                      <a:schemeClr val="accent5"/>
                    </a:solidFill>
                    <a:round/>
                  </a:ln>
                  <a:effectLst/>
                </c:spPr>
                <c:marker>
                  <c:symbol val="none"/>
                </c:marker>
                <c:dLbls>
                  <c:delete val="1"/>
                </c:dLbls>
                <c:cat>
                  <c:strRef>
                    <c:extLst>
                      <c:ext uri="{02D57815-91ED-43cb-92C2-25804820EDAC}">
                        <c15:fullRef>
                          <c15:sqref/>
                        </c15:fullRef>
                        <c15:formulaRef>
                          <c15:sqref>质量属性!$A$237:$A$245</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质量属性!$G$237:$G$245</c15:sqref>
                        </c15:formulaRef>
                      </c:ext>
                    </c:extLst>
                    <c:numCache>
                      <c:formatCode>General</c:formatCode>
                      <c:ptCount val="6"/>
                      <c:pt idx="0">
                        <c:v>100.58</c:v>
                      </c:pt>
                      <c:pt idx="1">
                        <c:v>100.58</c:v>
                      </c:pt>
                      <c:pt idx="2">
                        <c:v>100.58</c:v>
                      </c:pt>
                      <c:pt idx="3">
                        <c:v>100.58</c:v>
                      </c:pt>
                      <c:pt idx="4">
                        <c:v>100.58</c:v>
                      </c:pt>
                      <c:pt idx="5">
                        <c:v>100.58</c:v>
                      </c:pt>
                    </c:numCache>
                  </c:numRef>
                </c:val>
                <c:smooth val="0"/>
              </c15:ser>
            </c15:filteredLineSeries>
            <c15:filteredLineSeries>
              <c15:ser>
                <c:idx val="5"/>
                <c:order val="5"/>
                <c:tx>
                  <c:strRef>
                    <c:extLst>
                      <c:ext uri="{02D57815-91ED-43cb-92C2-25804820EDAC}">
                        <c15:formulaRef>
                          <c15:sqref>质量属性!$F$236</c15:sqref>
                        </c15:formulaRef>
                      </c:ext>
                    </c:extLst>
                    <c:strCache>
                      <c:ptCount val="1"/>
                      <c:pt idx="0">
                        <c:v>平均值-3S</c:v>
                      </c:pt>
                    </c:strCache>
                  </c:strRef>
                </c:tx>
                <c:spPr>
                  <a:ln w="28575" cap="rnd">
                    <a:solidFill>
                      <a:schemeClr val="accent6"/>
                    </a:solidFill>
                    <a:round/>
                  </a:ln>
                  <a:effectLst/>
                </c:spPr>
                <c:marker>
                  <c:symbol val="none"/>
                </c:marker>
                <c:dLbls>
                  <c:delete val="1"/>
                </c:dLbls>
                <c:val>
                  <c:numRef>
                    <c:extLst>
                      <c:ext uri="{02D57815-91ED-43cb-92C2-25804820EDAC}">
                        <c15:formulaRef>
                          <c15:sqref>质量属性!$F$237:$F$245</c15:sqref>
                        </c15:formulaRef>
                      </c:ext>
                    </c:extLst>
                    <c:numCache>
                      <c:formatCode>0.00_ </c:formatCode>
                      <c:ptCount val="6"/>
                      <c:pt idx="0">
                        <c:v>97.9979414349925</c:v>
                      </c:pt>
                      <c:pt idx="1">
                        <c:v>98</c:v>
                      </c:pt>
                      <c:pt idx="2">
                        <c:v>98</c:v>
                      </c:pt>
                      <c:pt idx="3">
                        <c:v>98</c:v>
                      </c:pt>
                      <c:pt idx="4">
                        <c:v>98</c:v>
                      </c:pt>
                      <c:pt idx="5">
                        <c:v>98</c:v>
                      </c:pt>
                    </c:numCache>
                  </c:numRef>
                </c:val>
                <c:smooth val="0"/>
              </c15:ser>
            </c15:filteredLineSeries>
          </c:ext>
        </c:extLst>
      </c:lineChart>
      <c:catAx>
        <c:axId val="1005170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5165375"/>
        <c:crosses val="autoZero"/>
        <c:auto val="1"/>
        <c:lblAlgn val="ctr"/>
        <c:lblOffset val="100"/>
        <c:noMultiLvlLbl val="0"/>
      </c:catAx>
      <c:valAx>
        <c:axId val="10051653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517036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789667-d836-48bb-a7d4-3ac4cc59a03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半成品含量趋势图</a:t>
            </a:r>
            <a:endParaRPr lang="zh-CN" altLang="en-US"/>
          </a:p>
        </c:rich>
      </c:tx>
      <c:layout/>
      <c:overlay val="0"/>
      <c:spPr>
        <a:noFill/>
        <a:ln>
          <a:noFill/>
        </a:ln>
        <a:effectLst/>
      </c:spPr>
    </c:title>
    <c:autoTitleDeleted val="0"/>
    <c:plotArea>
      <c:layout/>
      <c:lineChart>
        <c:grouping val="standard"/>
        <c:varyColors val="0"/>
        <c:ser>
          <c:idx val="0"/>
          <c:order val="0"/>
          <c:tx>
            <c:strRef>
              <c:f>质量属性!$B$1</c:f>
              <c:strCache>
                <c:ptCount val="1"/>
                <c:pt idx="0">
                  <c:v>半成品含量</c:v>
                </c:pt>
              </c:strCache>
            </c:strRef>
          </c:tx>
          <c:spPr>
            <a:ln w="28575" cap="rnd">
              <a:solidFill>
                <a:schemeClr val="accent1"/>
              </a:solidFill>
              <a:round/>
            </a:ln>
            <a:effectLst/>
          </c:spPr>
          <c:marker>
            <c:symbol val="none"/>
          </c:marker>
          <c:dLbls>
            <c:delete val="1"/>
          </c:dLbls>
          <c:cat>
            <c:strRef>
              <c:f>质量属性!$A$2:$A$10</c:f>
              <c:strCache>
                <c:ptCount val="6"/>
                <c:pt idx="0">
                  <c:v>143202507001 </c:v>
                </c:pt>
                <c:pt idx="1">
                  <c:v>143202507002 </c:v>
                </c:pt>
                <c:pt idx="2">
                  <c:v>143202507003 </c:v>
                </c:pt>
                <c:pt idx="3">
                  <c:v>143202509004 </c:v>
                </c:pt>
                <c:pt idx="4">
                  <c:v>143202509005 </c:v>
                </c:pt>
                <c:pt idx="5">
                  <c:v>143202509006 </c:v>
                </c:pt>
              </c:strCache>
            </c:strRef>
          </c:cat>
          <c:val>
            <c:numRef>
              <c:f>质量属性!$B$2:$B$10</c:f>
              <c:numCache>
                <c:formatCode>0.0_ </c:formatCode>
                <c:ptCount val="6"/>
                <c:pt idx="0">
                  <c:v>100.6</c:v>
                </c:pt>
                <c:pt idx="1">
                  <c:v>99.6</c:v>
                </c:pt>
                <c:pt idx="2">
                  <c:v>100.6</c:v>
                </c:pt>
                <c:pt idx="3">
                  <c:v>101.4</c:v>
                </c:pt>
                <c:pt idx="4">
                  <c:v>100.5</c:v>
                </c:pt>
                <c:pt idx="5">
                  <c:v>100.3</c:v>
                </c:pt>
              </c:numCache>
            </c:numRef>
          </c:val>
          <c:smooth val="0"/>
        </c:ser>
        <c:ser>
          <c:idx val="1"/>
          <c:order val="1"/>
          <c:tx>
            <c:strRef>
              <c:f>质量属性!$C$1</c:f>
              <c:strCache>
                <c:ptCount val="1"/>
                <c:pt idx="0">
                  <c:v>TL</c:v>
                </c:pt>
              </c:strCache>
            </c:strRef>
          </c:tx>
          <c:spPr>
            <a:ln w="28575" cap="rnd">
              <a:solidFill>
                <a:schemeClr val="accent2"/>
              </a:solidFill>
              <a:round/>
            </a:ln>
            <a:effectLst/>
          </c:spPr>
          <c:marker>
            <c:symbol val="none"/>
          </c:marker>
          <c:dLbls>
            <c:delete val="1"/>
          </c:dLbls>
          <c:cat>
            <c:strRef>
              <c:f>质量属性!$A$2:$A$10</c:f>
              <c:strCache>
                <c:ptCount val="6"/>
                <c:pt idx="0">
                  <c:v>143202507001 </c:v>
                </c:pt>
                <c:pt idx="1">
                  <c:v>143202507002 </c:v>
                </c:pt>
                <c:pt idx="2">
                  <c:v>143202507003 </c:v>
                </c:pt>
                <c:pt idx="3">
                  <c:v>143202509004 </c:v>
                </c:pt>
                <c:pt idx="4">
                  <c:v>143202509005 </c:v>
                </c:pt>
                <c:pt idx="5">
                  <c:v>143202509006 </c:v>
                </c:pt>
              </c:strCache>
            </c:strRef>
          </c:cat>
          <c:val>
            <c:numRef>
              <c:f>质量属性!$C$2:$C$10</c:f>
              <c:numCache>
                <c:formatCode>General</c:formatCode>
                <c:ptCount val="6"/>
                <c:pt idx="0">
                  <c:v>94</c:v>
                </c:pt>
                <c:pt idx="1">
                  <c:v>94</c:v>
                </c:pt>
                <c:pt idx="2">
                  <c:v>94</c:v>
                </c:pt>
                <c:pt idx="3">
                  <c:v>94</c:v>
                </c:pt>
                <c:pt idx="4">
                  <c:v>94</c:v>
                </c:pt>
                <c:pt idx="5">
                  <c:v>94</c:v>
                </c:pt>
              </c:numCache>
            </c:numRef>
          </c:val>
          <c:smooth val="0"/>
        </c:ser>
        <c:ser>
          <c:idx val="2"/>
          <c:order val="2"/>
          <c:tx>
            <c:strRef>
              <c:f>质量属性!$D$1</c:f>
              <c:strCache>
                <c:ptCount val="1"/>
                <c:pt idx="0">
                  <c:v>TU</c:v>
                </c:pt>
              </c:strCache>
            </c:strRef>
          </c:tx>
          <c:spPr>
            <a:ln w="28575" cap="rnd">
              <a:solidFill>
                <a:schemeClr val="accent3"/>
              </a:solidFill>
              <a:round/>
            </a:ln>
            <a:effectLst/>
          </c:spPr>
          <c:marker>
            <c:symbol val="none"/>
          </c:marker>
          <c:dLbls>
            <c:delete val="1"/>
          </c:dLbls>
          <c:cat>
            <c:strRef>
              <c:f>质量属性!$A$2:$A$10</c:f>
              <c:strCache>
                <c:ptCount val="6"/>
                <c:pt idx="0">
                  <c:v>143202507001 </c:v>
                </c:pt>
                <c:pt idx="1">
                  <c:v>143202507002 </c:v>
                </c:pt>
                <c:pt idx="2">
                  <c:v>143202507003 </c:v>
                </c:pt>
                <c:pt idx="3">
                  <c:v>143202509004 </c:v>
                </c:pt>
                <c:pt idx="4">
                  <c:v>143202509005 </c:v>
                </c:pt>
                <c:pt idx="5">
                  <c:v>143202509006 </c:v>
                </c:pt>
              </c:strCache>
            </c:strRef>
          </c:cat>
          <c:val>
            <c:numRef>
              <c:f>质量属性!$D$2:$D$10</c:f>
              <c:numCache>
                <c:formatCode>General</c:formatCode>
                <c:ptCount val="6"/>
                <c:pt idx="0">
                  <c:v>106</c:v>
                </c:pt>
                <c:pt idx="1">
                  <c:v>106</c:v>
                </c:pt>
                <c:pt idx="2">
                  <c:v>106</c:v>
                </c:pt>
                <c:pt idx="3">
                  <c:v>106</c:v>
                </c:pt>
                <c:pt idx="4">
                  <c:v>106</c:v>
                </c:pt>
                <c:pt idx="5">
                  <c:v>106</c:v>
                </c:pt>
              </c:numCache>
            </c:numRef>
          </c:val>
          <c:smooth val="0"/>
        </c:ser>
        <c:dLbls>
          <c:showLegendKey val="0"/>
          <c:showVal val="0"/>
          <c:showCatName val="0"/>
          <c:showSerName val="0"/>
          <c:showPercent val="0"/>
          <c:showBubbleSize val="0"/>
        </c:dLbls>
        <c:marker val="0"/>
        <c:smooth val="0"/>
        <c:axId val="1102797247"/>
        <c:axId val="1102792255"/>
        <c:extLst>
          <c:ext xmlns:c15="http://schemas.microsoft.com/office/drawing/2012/chart" uri="{02D57815-91ED-43cb-92C2-25804820EDAC}">
            <c15:filteredLineSeries>
              <c15:ser>
                <c:idx val="3"/>
                <c:order val="3"/>
                <c:tx>
                  <c:strRef>
                    <c:extLst>
                      <c:ext uri="{02D57815-91ED-43cb-92C2-25804820EDAC}">
                        <c15:formulaRef>
                          <c15:sqref>质量属性!$E$1</c15:sqref>
                        </c15:formulaRef>
                      </c:ext>
                    </c:extLst>
                    <c:strCache>
                      <c:ptCount val="1"/>
                      <c:pt idx="0">
                        <c:v>平均值+3S</c:v>
                      </c:pt>
                    </c:strCache>
                  </c:strRef>
                </c:tx>
                <c:spPr>
                  <a:ln w="28575" cap="rnd">
                    <a:solidFill>
                      <a:schemeClr val="accent4"/>
                    </a:solidFill>
                    <a:round/>
                  </a:ln>
                  <a:effectLst/>
                </c:spPr>
                <c:marker>
                  <c:symbol val="none"/>
                </c:marker>
                <c:dLbls>
                  <c:delete val="1"/>
                </c:dLbls>
                <c:cat>
                  <c:strRef>
                    <c:extLst>
                      <c:ext uri="{02D57815-91ED-43cb-92C2-25804820EDAC}">
                        <c15:fullRef>
                          <c15:sqref/>
                        </c15:fullRef>
                        <c15:formulaRef>
                          <c15:sqref>质量属性!$A$2:$A$10</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质量属性!$E$2:$E$10</c15:sqref>
                        </c15:formulaRef>
                      </c:ext>
                    </c:extLst>
                    <c:numCache>
                      <c:formatCode>0.00_ </c:formatCode>
                      <c:ptCount val="6"/>
                      <c:pt idx="0">
                        <c:v>101.850230628526</c:v>
                      </c:pt>
                      <c:pt idx="1">
                        <c:v>101.850230628526</c:v>
                      </c:pt>
                      <c:pt idx="2">
                        <c:v>101.850230628526</c:v>
                      </c:pt>
                      <c:pt idx="3">
                        <c:v>101.850230628526</c:v>
                      </c:pt>
                      <c:pt idx="4">
                        <c:v>101.850230628526</c:v>
                      </c:pt>
                      <c:pt idx="5">
                        <c:v>101.850230628526</c:v>
                      </c:pt>
                    </c:numCache>
                  </c:numRef>
                </c:val>
                <c:smooth val="0"/>
              </c15:ser>
            </c15:filteredLineSeries>
            <c15:filteredLineSeries>
              <c15:ser>
                <c:idx val="4"/>
                <c:order val="4"/>
                <c:tx>
                  <c:strRef>
                    <c:extLst>
                      <c:ext uri="{02D57815-91ED-43cb-92C2-25804820EDAC}">
                        <c15:formulaRef>
                          <c15:sqref>质量属性!$F$1</c15:sqref>
                        </c15:formulaRef>
                      </c:ext>
                    </c:extLst>
                    <c:strCache>
                      <c:ptCount val="1"/>
                      <c:pt idx="0">
                        <c:v>平均值</c:v>
                      </c:pt>
                    </c:strCache>
                  </c:strRef>
                </c:tx>
                <c:spPr>
                  <a:ln w="28575" cap="rnd">
                    <a:solidFill>
                      <a:schemeClr val="accent5"/>
                    </a:solidFill>
                    <a:round/>
                  </a:ln>
                  <a:effectLst/>
                </c:spPr>
                <c:marker>
                  <c:symbol val="none"/>
                </c:marker>
                <c:dLbls>
                  <c:delete val="1"/>
                </c:dLbls>
                <c:cat>
                  <c:strRef>
                    <c:extLst>
                      <c:ext uri="{02D57815-91ED-43cb-92C2-25804820EDAC}">
                        <c15:fullRef>
                          <c15:sqref/>
                        </c15:fullRef>
                        <c15:formulaRef>
                          <c15:sqref>质量属性!$A$2:$A$10</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质量属性!$F$2:$F$10</c15:sqref>
                        </c15:formulaRef>
                      </c:ext>
                    </c:extLst>
                    <c:numCache>
                      <c:formatCode>General</c:formatCode>
                      <c:ptCount val="6"/>
                      <c:pt idx="0">
                        <c:v>100.3</c:v>
                      </c:pt>
                      <c:pt idx="1">
                        <c:v>100.3</c:v>
                      </c:pt>
                      <c:pt idx="2">
                        <c:v>100.3</c:v>
                      </c:pt>
                      <c:pt idx="3">
                        <c:v>100.3</c:v>
                      </c:pt>
                      <c:pt idx="4">
                        <c:v>100.3</c:v>
                      </c:pt>
                      <c:pt idx="5">
                        <c:v>100.3</c:v>
                      </c:pt>
                    </c:numCache>
                  </c:numRef>
                </c:val>
                <c:smooth val="0"/>
              </c15:ser>
            </c15:filteredLineSeries>
            <c15:filteredLineSeries>
              <c15:ser>
                <c:idx val="5"/>
                <c:order val="5"/>
                <c:tx>
                  <c:strRef>
                    <c:extLst>
                      <c:ext uri="{02D57815-91ED-43cb-92C2-25804820EDAC}">
                        <c15:formulaRef>
                          <c15:sqref>质量属性!$G$1</c15:sqref>
                        </c15:formulaRef>
                      </c:ext>
                    </c:extLst>
                    <c:strCache>
                      <c:ptCount val="1"/>
                      <c:pt idx="0">
                        <c:v>平均值-3S</c:v>
                      </c:pt>
                    </c:strCache>
                  </c:strRef>
                </c:tx>
                <c:spPr>
                  <a:ln w="28575" cap="rnd">
                    <a:solidFill>
                      <a:schemeClr val="accent6"/>
                    </a:solidFill>
                    <a:round/>
                  </a:ln>
                  <a:effectLst/>
                </c:spPr>
                <c:marker>
                  <c:symbol val="none"/>
                </c:marker>
                <c:dLbls>
                  <c:delete val="1"/>
                </c:dLbls>
                <c:cat>
                  <c:strRef>
                    <c:extLst>
                      <c:ext uri="{02D57815-91ED-43cb-92C2-25804820EDAC}">
                        <c15:fullRef>
                          <c15:sqref/>
                        </c15:fullRef>
                        <c15:formulaRef>
                          <c15:sqref>质量属性!$A$2:$A$10</c15:sqref>
                        </c15:formulaRef>
                      </c:ext>
                    </c:extLst>
                    <c:strCache>
                      <c:ptCount val="6"/>
                      <c:pt idx="0">
                        <c:v>143202507001 </c:v>
                      </c:pt>
                      <c:pt idx="1">
                        <c:v>143202507002 </c:v>
                      </c:pt>
                      <c:pt idx="2">
                        <c:v>143202507003 </c:v>
                      </c:pt>
                      <c:pt idx="3">
                        <c:v>143202509004 </c:v>
                      </c:pt>
                      <c:pt idx="4">
                        <c:v>143202509005 </c:v>
                      </c:pt>
                      <c:pt idx="5">
                        <c:v>143202509006 </c:v>
                      </c:pt>
                    </c:strCache>
                  </c:strRef>
                </c:cat>
                <c:val>
                  <c:numRef>
                    <c:extLst>
                      <c:ext uri="{02D57815-91ED-43cb-92C2-25804820EDAC}">
                        <c15:formulaRef>
                          <c15:sqref>质量属性!$G$2:$G$10</c15:sqref>
                        </c15:formulaRef>
                      </c:ext>
                    </c:extLst>
                    <c:numCache>
                      <c:formatCode>General</c:formatCode>
                      <c:ptCount val="6"/>
                      <c:pt idx="0">
                        <c:v>98.8</c:v>
                      </c:pt>
                      <c:pt idx="1">
                        <c:v>98.8</c:v>
                      </c:pt>
                      <c:pt idx="2">
                        <c:v>98.8</c:v>
                      </c:pt>
                      <c:pt idx="3">
                        <c:v>98.8</c:v>
                      </c:pt>
                      <c:pt idx="4">
                        <c:v>98.8</c:v>
                      </c:pt>
                      <c:pt idx="5">
                        <c:v>98.8</c:v>
                      </c:pt>
                    </c:numCache>
                  </c:numRef>
                </c:val>
                <c:smooth val="0"/>
              </c15:ser>
            </c15:filteredLineSeries>
          </c:ext>
        </c:extLst>
      </c:lineChart>
      <c:catAx>
        <c:axId val="1102797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02792255"/>
        <c:crosses val="autoZero"/>
        <c:auto val="1"/>
        <c:lblAlgn val="ctr"/>
        <c:lblOffset val="100"/>
        <c:noMultiLvlLbl val="0"/>
      </c:catAx>
      <c:valAx>
        <c:axId val="1102792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0279724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ba72fff-7c6f-46f1-99d7-739a4d97899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除菌过滤时间趋势图</a:t>
            </a:r>
            <a:endParaRPr lang="zh-CN" altLang="en-US"/>
          </a:p>
        </c:rich>
      </c:tx>
      <c:layout/>
      <c:overlay val="0"/>
      <c:spPr>
        <a:noFill/>
        <a:ln>
          <a:noFill/>
        </a:ln>
        <a:effectLst/>
      </c:spPr>
    </c:title>
    <c:autoTitleDeleted val="0"/>
    <c:plotArea>
      <c:layout>
        <c:manualLayout>
          <c:layoutTarget val="inner"/>
          <c:xMode val="edge"/>
          <c:yMode val="edge"/>
          <c:x val="0.142946179453818"/>
          <c:y val="0.206327981837854"/>
          <c:w val="0.824035660558189"/>
          <c:h val="0.502687839159104"/>
        </c:manualLayout>
      </c:layout>
      <c:lineChart>
        <c:grouping val="standard"/>
        <c:varyColors val="0"/>
        <c:ser>
          <c:idx val="0"/>
          <c:order val="0"/>
          <c:tx>
            <c:strRef>
              <c:f>关键工艺参数!$B$1</c:f>
              <c:strCache>
                <c:ptCount val="1"/>
                <c:pt idx="0">
                  <c:v>除菌过滤时间</c:v>
                </c:pt>
              </c:strCache>
            </c:strRef>
          </c:tx>
          <c:spPr>
            <a:ln w="28575" cap="rnd">
              <a:solidFill>
                <a:schemeClr val="accent1"/>
              </a:solidFill>
              <a:round/>
            </a:ln>
            <a:effectLst/>
          </c:spPr>
          <c:marker>
            <c:symbol val="none"/>
          </c:marker>
          <c:dLbls>
            <c:delete val="1"/>
          </c:dLbls>
          <c:cat>
            <c:strRef>
              <c:f>关键工艺参数!$A$2:$A$10</c:f>
              <c:strCache>
                <c:ptCount val="6"/>
                <c:pt idx="0">
                  <c:v>143202507001 </c:v>
                </c:pt>
                <c:pt idx="1">
                  <c:v>143202507002 </c:v>
                </c:pt>
                <c:pt idx="2">
                  <c:v>143202507003 </c:v>
                </c:pt>
                <c:pt idx="3">
                  <c:v>143202509004 </c:v>
                </c:pt>
                <c:pt idx="4">
                  <c:v>143202509005 </c:v>
                </c:pt>
                <c:pt idx="5">
                  <c:v>143202509006 </c:v>
                </c:pt>
              </c:strCache>
            </c:strRef>
          </c:cat>
          <c:val>
            <c:numRef>
              <c:f>关键工艺参数!$B$2:$B$10</c:f>
              <c:numCache>
                <c:formatCode>General</c:formatCode>
                <c:ptCount val="6"/>
                <c:pt idx="0">
                  <c:v>0.2</c:v>
                </c:pt>
                <c:pt idx="1">
                  <c:v>0.3</c:v>
                </c:pt>
                <c:pt idx="2">
                  <c:v>0.2</c:v>
                </c:pt>
                <c:pt idx="3">
                  <c:v>0.3</c:v>
                </c:pt>
                <c:pt idx="4">
                  <c:v>0.3</c:v>
                </c:pt>
                <c:pt idx="5">
                  <c:v>0.2</c:v>
                </c:pt>
              </c:numCache>
            </c:numRef>
          </c:val>
          <c:smooth val="0"/>
        </c:ser>
        <c:ser>
          <c:idx val="1"/>
          <c:order val="1"/>
          <c:tx>
            <c:strRef>
              <c:f>关键工艺参数!$C$1</c:f>
              <c:strCache>
                <c:ptCount val="1"/>
                <c:pt idx="0">
                  <c:v>TU</c:v>
                </c:pt>
              </c:strCache>
            </c:strRef>
          </c:tx>
          <c:spPr>
            <a:ln w="28575" cap="rnd">
              <a:solidFill>
                <a:schemeClr val="accent2"/>
              </a:solidFill>
              <a:round/>
            </a:ln>
            <a:effectLst/>
          </c:spPr>
          <c:marker>
            <c:symbol val="none"/>
          </c:marker>
          <c:dLbls>
            <c:delete val="1"/>
          </c:dLbls>
          <c:cat>
            <c:strRef>
              <c:f>关键工艺参数!$A$2:$A$10</c:f>
              <c:strCache>
                <c:ptCount val="6"/>
                <c:pt idx="0">
                  <c:v>143202507001 </c:v>
                </c:pt>
                <c:pt idx="1">
                  <c:v>143202507002 </c:v>
                </c:pt>
                <c:pt idx="2">
                  <c:v>143202507003 </c:v>
                </c:pt>
                <c:pt idx="3">
                  <c:v>143202509004 </c:v>
                </c:pt>
                <c:pt idx="4">
                  <c:v>143202509005 </c:v>
                </c:pt>
                <c:pt idx="5">
                  <c:v>143202509006 </c:v>
                </c:pt>
              </c:strCache>
            </c:strRef>
          </c:cat>
          <c:val>
            <c:numRef>
              <c:f>关键工艺参数!$C$2:$C$10</c:f>
              <c:numCache>
                <c:formatCode>General</c:formatCode>
                <c:ptCount val="6"/>
                <c:pt idx="0">
                  <c:v>1</c:v>
                </c:pt>
                <c:pt idx="1">
                  <c:v>1</c:v>
                </c:pt>
                <c:pt idx="2">
                  <c:v>1</c:v>
                </c:pt>
                <c:pt idx="3">
                  <c:v>1</c:v>
                </c:pt>
                <c:pt idx="4">
                  <c:v>1</c:v>
                </c:pt>
                <c:pt idx="5">
                  <c:v>1</c:v>
                </c:pt>
              </c:numCache>
            </c:numRef>
          </c:val>
          <c:smooth val="0"/>
        </c:ser>
        <c:dLbls>
          <c:showLegendKey val="0"/>
          <c:showVal val="0"/>
          <c:showCatName val="0"/>
          <c:showSerName val="0"/>
          <c:showPercent val="0"/>
          <c:showBubbleSize val="0"/>
        </c:dLbls>
        <c:marker val="0"/>
        <c:smooth val="0"/>
        <c:axId val="1840738320"/>
        <c:axId val="1840745392"/>
      </c:lineChart>
      <c:catAx>
        <c:axId val="1840738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0745392"/>
        <c:crosses val="autoZero"/>
        <c:auto val="1"/>
        <c:lblAlgn val="ctr"/>
        <c:lblOffset val="100"/>
        <c:noMultiLvlLbl val="0"/>
      </c:catAx>
      <c:valAx>
        <c:axId val="18407453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h</a:t>
                </a:r>
                <a:endParaRPr lang="zh-CN" altLang="en-US"/>
              </a:p>
            </c:rich>
          </c:tx>
          <c:layout>
            <c:manualLayout>
              <c:xMode val="edge"/>
              <c:yMode val="edge"/>
              <c:x val="0.0359004765293568"/>
              <c:y val="0.364189972222058"/>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07383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ca4b640-b0a4-42a3-9eda-18b58fd0bd9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注射用水、药液温度趋势图</a:t>
            </a:r>
            <a:endParaRPr lang="zh-CN" altLang="en-US"/>
          </a:p>
        </c:rich>
      </c:tx>
      <c:layout/>
      <c:overlay val="0"/>
      <c:spPr>
        <a:noFill/>
        <a:ln>
          <a:noFill/>
        </a:ln>
        <a:effectLst/>
      </c:spPr>
    </c:title>
    <c:autoTitleDeleted val="0"/>
    <c:plotArea>
      <c:layout/>
      <c:lineChart>
        <c:grouping val="standard"/>
        <c:varyColors val="0"/>
        <c:ser>
          <c:idx val="0"/>
          <c:order val="0"/>
          <c:tx>
            <c:strRef>
              <c:f>关键工艺参数!$B$17</c:f>
              <c:strCache>
                <c:ptCount val="1"/>
                <c:pt idx="0">
                  <c:v>注射用水、药液温度1</c:v>
                </c:pt>
              </c:strCache>
            </c:strRef>
          </c:tx>
          <c:spPr>
            <a:ln w="28575" cap="rnd">
              <a:solidFill>
                <a:schemeClr val="accent1"/>
              </a:solidFill>
              <a:round/>
            </a:ln>
            <a:effectLst/>
          </c:spPr>
          <c:marker>
            <c:symbol val="none"/>
          </c:marker>
          <c:dLbls>
            <c:delete val="1"/>
          </c:dLbls>
          <c:cat>
            <c:strRef>
              <c:f>关键工艺参数!$A$18:$A$26</c:f>
              <c:strCache>
                <c:ptCount val="6"/>
                <c:pt idx="0">
                  <c:v>143202507001 </c:v>
                </c:pt>
                <c:pt idx="1">
                  <c:v>143202507002 </c:v>
                </c:pt>
                <c:pt idx="2">
                  <c:v>143202507003 </c:v>
                </c:pt>
                <c:pt idx="3">
                  <c:v>143202509004 </c:v>
                </c:pt>
                <c:pt idx="4">
                  <c:v>143202509005 </c:v>
                </c:pt>
                <c:pt idx="5">
                  <c:v>143202509006 </c:v>
                </c:pt>
              </c:strCache>
            </c:strRef>
          </c:cat>
          <c:val>
            <c:numRef>
              <c:f>关键工艺参数!$B$18:$B$26</c:f>
              <c:numCache>
                <c:formatCode>General</c:formatCode>
                <c:ptCount val="6"/>
                <c:pt idx="0">
                  <c:v>18.3</c:v>
                </c:pt>
                <c:pt idx="1">
                  <c:v>18.7</c:v>
                </c:pt>
                <c:pt idx="2">
                  <c:v>17.3</c:v>
                </c:pt>
                <c:pt idx="3">
                  <c:v>17.5</c:v>
                </c:pt>
                <c:pt idx="4">
                  <c:v>17.5</c:v>
                </c:pt>
                <c:pt idx="5">
                  <c:v>17.3</c:v>
                </c:pt>
              </c:numCache>
            </c:numRef>
          </c:val>
          <c:smooth val="0"/>
        </c:ser>
        <c:ser>
          <c:idx val="1"/>
          <c:order val="1"/>
          <c:tx>
            <c:strRef>
              <c:f>关键工艺参数!$C$17</c:f>
              <c:strCache>
                <c:ptCount val="1"/>
                <c:pt idx="0">
                  <c:v>注射用水、药液温度2</c:v>
                </c:pt>
              </c:strCache>
            </c:strRef>
          </c:tx>
          <c:spPr>
            <a:ln w="28575" cap="rnd">
              <a:solidFill>
                <a:schemeClr val="accent2"/>
              </a:solidFill>
              <a:round/>
            </a:ln>
            <a:effectLst/>
          </c:spPr>
          <c:marker>
            <c:symbol val="none"/>
          </c:marker>
          <c:dLbls>
            <c:delete val="1"/>
          </c:dLbls>
          <c:cat>
            <c:strRef>
              <c:f>关键工艺参数!$A$18:$A$26</c:f>
              <c:strCache>
                <c:ptCount val="6"/>
                <c:pt idx="0">
                  <c:v>143202507001 </c:v>
                </c:pt>
                <c:pt idx="1">
                  <c:v>143202507002 </c:v>
                </c:pt>
                <c:pt idx="2">
                  <c:v>143202507003 </c:v>
                </c:pt>
                <c:pt idx="3">
                  <c:v>143202509004 </c:v>
                </c:pt>
                <c:pt idx="4">
                  <c:v>143202509005 </c:v>
                </c:pt>
                <c:pt idx="5">
                  <c:v>143202509006 </c:v>
                </c:pt>
              </c:strCache>
            </c:strRef>
          </c:cat>
          <c:val>
            <c:numRef>
              <c:f>关键工艺参数!$C$18:$C$26</c:f>
              <c:numCache>
                <c:formatCode>General</c:formatCode>
                <c:ptCount val="6"/>
                <c:pt idx="0">
                  <c:v>22</c:v>
                </c:pt>
                <c:pt idx="1">
                  <c:v>22</c:v>
                </c:pt>
                <c:pt idx="2">
                  <c:v>21.4</c:v>
                </c:pt>
                <c:pt idx="3">
                  <c:v>21.8</c:v>
                </c:pt>
                <c:pt idx="4">
                  <c:v>21.8</c:v>
                </c:pt>
                <c:pt idx="5">
                  <c:v>21.6</c:v>
                </c:pt>
              </c:numCache>
            </c:numRef>
          </c:val>
          <c:smooth val="0"/>
        </c:ser>
        <c:ser>
          <c:idx val="2"/>
          <c:order val="2"/>
          <c:tx>
            <c:strRef>
              <c:f>关键工艺参数!$D$17</c:f>
              <c:strCache>
                <c:ptCount val="1"/>
                <c:pt idx="0">
                  <c:v>TU</c:v>
                </c:pt>
              </c:strCache>
            </c:strRef>
          </c:tx>
          <c:spPr>
            <a:ln w="28575" cap="rnd">
              <a:solidFill>
                <a:schemeClr val="accent3"/>
              </a:solidFill>
              <a:round/>
            </a:ln>
            <a:effectLst/>
          </c:spPr>
          <c:marker>
            <c:symbol val="none"/>
          </c:marker>
          <c:dLbls>
            <c:delete val="1"/>
          </c:dLbls>
          <c:cat>
            <c:strRef>
              <c:f>关键工艺参数!$A$18:$A$26</c:f>
              <c:strCache>
                <c:ptCount val="6"/>
                <c:pt idx="0">
                  <c:v>143202507001 </c:v>
                </c:pt>
                <c:pt idx="1">
                  <c:v>143202507002 </c:v>
                </c:pt>
                <c:pt idx="2">
                  <c:v>143202507003 </c:v>
                </c:pt>
                <c:pt idx="3">
                  <c:v>143202509004 </c:v>
                </c:pt>
                <c:pt idx="4">
                  <c:v>143202509005 </c:v>
                </c:pt>
                <c:pt idx="5">
                  <c:v>143202509006 </c:v>
                </c:pt>
              </c:strCache>
            </c:strRef>
          </c:cat>
          <c:val>
            <c:numRef>
              <c:f>关键工艺参数!$D$18:$D$26</c:f>
              <c:numCache>
                <c:formatCode>General</c:formatCode>
                <c:ptCount val="6"/>
                <c:pt idx="0">
                  <c:v>25</c:v>
                </c:pt>
                <c:pt idx="1">
                  <c:v>25</c:v>
                </c:pt>
                <c:pt idx="2">
                  <c:v>25</c:v>
                </c:pt>
                <c:pt idx="3">
                  <c:v>25</c:v>
                </c:pt>
                <c:pt idx="4">
                  <c:v>25</c:v>
                </c:pt>
                <c:pt idx="5">
                  <c:v>25</c:v>
                </c:pt>
              </c:numCache>
            </c:numRef>
          </c:val>
          <c:smooth val="0"/>
        </c:ser>
        <c:dLbls>
          <c:showLegendKey val="0"/>
          <c:showVal val="0"/>
          <c:showCatName val="0"/>
          <c:showSerName val="0"/>
          <c:showPercent val="0"/>
          <c:showBubbleSize val="0"/>
        </c:dLbls>
        <c:marker val="0"/>
        <c:smooth val="0"/>
        <c:axId val="2016066464"/>
        <c:axId val="2016065216"/>
      </c:lineChart>
      <c:catAx>
        <c:axId val="201606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16065216"/>
        <c:crosses val="autoZero"/>
        <c:auto val="1"/>
        <c:lblAlgn val="ctr"/>
        <c:lblOffset val="100"/>
        <c:noMultiLvlLbl val="0"/>
      </c:catAx>
      <c:valAx>
        <c:axId val="2016065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1606646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bafd015-ea85-4cf0-a2cb-43fe32cc71e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原料溶解澄清时</a:t>
            </a:r>
            <a:r>
              <a:rPr lang="en-US" altLang="zh-CN"/>
              <a:t>pH</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关键工艺参数!$B$29</c:f>
              <c:strCache>
                <c:ptCount val="1"/>
                <c:pt idx="0">
                  <c:v>原料溶解澄清时pH</c:v>
                </c:pt>
              </c:strCache>
            </c:strRef>
          </c:tx>
          <c:spPr>
            <a:ln w="28575" cap="rnd">
              <a:solidFill>
                <a:schemeClr val="accent1"/>
              </a:solidFill>
              <a:round/>
            </a:ln>
            <a:effectLst/>
          </c:spPr>
          <c:marker>
            <c:symbol val="none"/>
          </c:marker>
          <c:dLbls>
            <c:delete val="1"/>
          </c:dLbls>
          <c:cat>
            <c:strRef>
              <c:f>关键工艺参数!$A$30:$A$38</c:f>
              <c:strCache>
                <c:ptCount val="6"/>
                <c:pt idx="0">
                  <c:v>143202507001 </c:v>
                </c:pt>
                <c:pt idx="1">
                  <c:v>143202507002 </c:v>
                </c:pt>
                <c:pt idx="2">
                  <c:v>143202507003 </c:v>
                </c:pt>
                <c:pt idx="3">
                  <c:v>143202509004 </c:v>
                </c:pt>
                <c:pt idx="4">
                  <c:v>143202509005 </c:v>
                </c:pt>
                <c:pt idx="5">
                  <c:v>143202509006 </c:v>
                </c:pt>
              </c:strCache>
            </c:strRef>
          </c:cat>
          <c:val>
            <c:numRef>
              <c:f>关键工艺参数!$B$30:$B$38</c:f>
              <c:numCache>
                <c:formatCode>General</c:formatCode>
                <c:ptCount val="6"/>
                <c:pt idx="0">
                  <c:v>9.08</c:v>
                </c:pt>
                <c:pt idx="1">
                  <c:v>9.01</c:v>
                </c:pt>
                <c:pt idx="2">
                  <c:v>9.04</c:v>
                </c:pt>
                <c:pt idx="3">
                  <c:v>8.97</c:v>
                </c:pt>
                <c:pt idx="4">
                  <c:v>8.99</c:v>
                </c:pt>
                <c:pt idx="5">
                  <c:v>8.97</c:v>
                </c:pt>
              </c:numCache>
            </c:numRef>
          </c:val>
          <c:smooth val="0"/>
        </c:ser>
        <c:ser>
          <c:idx val="1"/>
          <c:order val="1"/>
          <c:tx>
            <c:strRef>
              <c:f>关键工艺参数!$C$29</c:f>
              <c:strCache>
                <c:ptCount val="1"/>
                <c:pt idx="0">
                  <c:v>TU</c:v>
                </c:pt>
              </c:strCache>
            </c:strRef>
          </c:tx>
          <c:spPr>
            <a:ln w="28575" cap="rnd">
              <a:solidFill>
                <a:schemeClr val="accent2"/>
              </a:solidFill>
              <a:round/>
            </a:ln>
            <a:effectLst/>
          </c:spPr>
          <c:marker>
            <c:symbol val="none"/>
          </c:marker>
          <c:dLbls>
            <c:delete val="1"/>
          </c:dLbls>
          <c:cat>
            <c:strRef>
              <c:f>关键工艺参数!$A$30:$A$38</c:f>
              <c:strCache>
                <c:ptCount val="6"/>
                <c:pt idx="0">
                  <c:v>143202507001 </c:v>
                </c:pt>
                <c:pt idx="1">
                  <c:v>143202507002 </c:v>
                </c:pt>
                <c:pt idx="2">
                  <c:v>143202507003 </c:v>
                </c:pt>
                <c:pt idx="3">
                  <c:v>143202509004 </c:v>
                </c:pt>
                <c:pt idx="4">
                  <c:v>143202509005 </c:v>
                </c:pt>
                <c:pt idx="5">
                  <c:v>143202509006 </c:v>
                </c:pt>
              </c:strCache>
            </c:strRef>
          </c:cat>
          <c:val>
            <c:numRef>
              <c:f>关键工艺参数!$C$30:$C$38</c:f>
              <c:numCache>
                <c:formatCode>General</c:formatCode>
                <c:ptCount val="6"/>
                <c:pt idx="0">
                  <c:v>9.25</c:v>
                </c:pt>
                <c:pt idx="1">
                  <c:v>9.25</c:v>
                </c:pt>
                <c:pt idx="2">
                  <c:v>9.25</c:v>
                </c:pt>
                <c:pt idx="3">
                  <c:v>9.25</c:v>
                </c:pt>
                <c:pt idx="4">
                  <c:v>9.25</c:v>
                </c:pt>
                <c:pt idx="5">
                  <c:v>9.25</c:v>
                </c:pt>
              </c:numCache>
            </c:numRef>
          </c:val>
          <c:smooth val="0"/>
        </c:ser>
        <c:ser>
          <c:idx val="2"/>
          <c:order val="2"/>
          <c:tx>
            <c:strRef>
              <c:f>关键工艺参数!$D$29</c:f>
              <c:strCache>
                <c:ptCount val="1"/>
                <c:pt idx="0">
                  <c:v>TL</c:v>
                </c:pt>
              </c:strCache>
            </c:strRef>
          </c:tx>
          <c:spPr>
            <a:ln w="28575" cap="rnd">
              <a:solidFill>
                <a:schemeClr val="accent3"/>
              </a:solidFill>
              <a:round/>
            </a:ln>
            <a:effectLst/>
          </c:spPr>
          <c:marker>
            <c:symbol val="none"/>
          </c:marker>
          <c:dLbls>
            <c:delete val="1"/>
          </c:dLbls>
          <c:cat>
            <c:strRef>
              <c:f>关键工艺参数!$A$30:$A$38</c:f>
              <c:strCache>
                <c:ptCount val="6"/>
                <c:pt idx="0">
                  <c:v>143202507001 </c:v>
                </c:pt>
                <c:pt idx="1">
                  <c:v>143202507002 </c:v>
                </c:pt>
                <c:pt idx="2">
                  <c:v>143202507003 </c:v>
                </c:pt>
                <c:pt idx="3">
                  <c:v>143202509004 </c:v>
                </c:pt>
                <c:pt idx="4">
                  <c:v>143202509005 </c:v>
                </c:pt>
                <c:pt idx="5">
                  <c:v>143202509006 </c:v>
                </c:pt>
              </c:strCache>
            </c:strRef>
          </c:cat>
          <c:val>
            <c:numRef>
              <c:f>关键工艺参数!$D$30:$D$38</c:f>
              <c:numCache>
                <c:formatCode>General</c:formatCode>
                <c:ptCount val="6"/>
                <c:pt idx="0">
                  <c:v>8.75</c:v>
                </c:pt>
                <c:pt idx="1">
                  <c:v>8.75</c:v>
                </c:pt>
                <c:pt idx="2">
                  <c:v>8.75</c:v>
                </c:pt>
                <c:pt idx="3">
                  <c:v>8.75</c:v>
                </c:pt>
                <c:pt idx="4">
                  <c:v>8.75</c:v>
                </c:pt>
                <c:pt idx="5">
                  <c:v>8.75</c:v>
                </c:pt>
              </c:numCache>
            </c:numRef>
          </c:val>
          <c:smooth val="0"/>
        </c:ser>
        <c:dLbls>
          <c:showLegendKey val="0"/>
          <c:showVal val="0"/>
          <c:showCatName val="0"/>
          <c:showSerName val="0"/>
          <c:showPercent val="0"/>
          <c:showBubbleSize val="0"/>
        </c:dLbls>
        <c:marker val="0"/>
        <c:smooth val="0"/>
        <c:axId val="1840741648"/>
        <c:axId val="1840747056"/>
      </c:lineChart>
      <c:catAx>
        <c:axId val="184074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0747056"/>
        <c:crosses val="autoZero"/>
        <c:auto val="1"/>
        <c:lblAlgn val="ctr"/>
        <c:lblOffset val="100"/>
        <c:noMultiLvlLbl val="0"/>
      </c:catAx>
      <c:valAx>
        <c:axId val="1840747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PH</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074164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3076c7e-b4ff-43a5-852c-2d697d2f046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药液最终</a:t>
            </a:r>
            <a:r>
              <a:rPr lang="en-US" altLang="zh-CN"/>
              <a:t>pH</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关键工艺参数!$B$44</c:f>
              <c:strCache>
                <c:ptCount val="1"/>
                <c:pt idx="0">
                  <c:v>药液最终pH</c:v>
                </c:pt>
              </c:strCache>
            </c:strRef>
          </c:tx>
          <c:spPr>
            <a:ln w="28575" cap="rnd">
              <a:solidFill>
                <a:schemeClr val="accent1"/>
              </a:solidFill>
              <a:round/>
            </a:ln>
            <a:effectLst/>
          </c:spPr>
          <c:marker>
            <c:symbol val="none"/>
          </c:marker>
          <c:dLbls>
            <c:delete val="1"/>
          </c:dLbls>
          <c:cat>
            <c:strRef>
              <c:f>关键工艺参数!$A$45:$A$53</c:f>
              <c:strCache>
                <c:ptCount val="6"/>
                <c:pt idx="0">
                  <c:v>143202507001 </c:v>
                </c:pt>
                <c:pt idx="1">
                  <c:v>143202507002 </c:v>
                </c:pt>
                <c:pt idx="2">
                  <c:v>143202507003 </c:v>
                </c:pt>
                <c:pt idx="3">
                  <c:v>143202509004 </c:v>
                </c:pt>
                <c:pt idx="4">
                  <c:v>143202509005 </c:v>
                </c:pt>
                <c:pt idx="5">
                  <c:v>143202509006 </c:v>
                </c:pt>
              </c:strCache>
            </c:strRef>
          </c:cat>
          <c:val>
            <c:numRef>
              <c:f>关键工艺参数!$B$45:$B$53</c:f>
              <c:numCache>
                <c:formatCode>General</c:formatCode>
                <c:ptCount val="6"/>
                <c:pt idx="0">
                  <c:v>8.14</c:v>
                </c:pt>
                <c:pt idx="1">
                  <c:v>8.15</c:v>
                </c:pt>
                <c:pt idx="2">
                  <c:v>8.17</c:v>
                </c:pt>
                <c:pt idx="3">
                  <c:v>8.17</c:v>
                </c:pt>
                <c:pt idx="4">
                  <c:v>8.15</c:v>
                </c:pt>
                <c:pt idx="5">
                  <c:v>8.15</c:v>
                </c:pt>
              </c:numCache>
            </c:numRef>
          </c:val>
          <c:smooth val="0"/>
        </c:ser>
        <c:ser>
          <c:idx val="1"/>
          <c:order val="1"/>
          <c:tx>
            <c:strRef>
              <c:f>关键工艺参数!$C$44</c:f>
              <c:strCache>
                <c:ptCount val="1"/>
                <c:pt idx="0">
                  <c:v>TU</c:v>
                </c:pt>
              </c:strCache>
            </c:strRef>
          </c:tx>
          <c:spPr>
            <a:ln w="28575" cap="rnd">
              <a:solidFill>
                <a:schemeClr val="accent2"/>
              </a:solidFill>
              <a:round/>
            </a:ln>
            <a:effectLst/>
          </c:spPr>
          <c:marker>
            <c:symbol val="none"/>
          </c:marker>
          <c:dLbls>
            <c:delete val="1"/>
          </c:dLbls>
          <c:cat>
            <c:strRef>
              <c:f>关键工艺参数!$A$45:$A$53</c:f>
              <c:strCache>
                <c:ptCount val="6"/>
                <c:pt idx="0">
                  <c:v>143202507001 </c:v>
                </c:pt>
                <c:pt idx="1">
                  <c:v>143202507002 </c:v>
                </c:pt>
                <c:pt idx="2">
                  <c:v>143202507003 </c:v>
                </c:pt>
                <c:pt idx="3">
                  <c:v>143202509004 </c:v>
                </c:pt>
                <c:pt idx="4">
                  <c:v>143202509005 </c:v>
                </c:pt>
                <c:pt idx="5">
                  <c:v>143202509006 </c:v>
                </c:pt>
              </c:strCache>
            </c:strRef>
          </c:cat>
          <c:val>
            <c:numRef>
              <c:f>关键工艺参数!$C$45:$C$53</c:f>
              <c:numCache>
                <c:formatCode>General</c:formatCode>
                <c:ptCount val="6"/>
                <c:pt idx="0">
                  <c:v>8.4</c:v>
                </c:pt>
                <c:pt idx="1">
                  <c:v>8.4</c:v>
                </c:pt>
                <c:pt idx="2">
                  <c:v>8.4</c:v>
                </c:pt>
                <c:pt idx="3">
                  <c:v>8.4</c:v>
                </c:pt>
                <c:pt idx="4">
                  <c:v>8.4</c:v>
                </c:pt>
                <c:pt idx="5">
                  <c:v>8.4</c:v>
                </c:pt>
              </c:numCache>
            </c:numRef>
          </c:val>
          <c:smooth val="0"/>
        </c:ser>
        <c:ser>
          <c:idx val="2"/>
          <c:order val="2"/>
          <c:tx>
            <c:strRef>
              <c:f>关键工艺参数!$D$44</c:f>
              <c:strCache>
                <c:ptCount val="1"/>
                <c:pt idx="0">
                  <c:v>TL</c:v>
                </c:pt>
              </c:strCache>
            </c:strRef>
          </c:tx>
          <c:spPr>
            <a:ln w="28575" cap="rnd">
              <a:solidFill>
                <a:schemeClr val="accent3"/>
              </a:solidFill>
              <a:round/>
            </a:ln>
            <a:effectLst/>
          </c:spPr>
          <c:marker>
            <c:symbol val="none"/>
          </c:marker>
          <c:dLbls>
            <c:delete val="1"/>
          </c:dLbls>
          <c:cat>
            <c:strRef>
              <c:f>关键工艺参数!$A$45:$A$53</c:f>
              <c:strCache>
                <c:ptCount val="6"/>
                <c:pt idx="0">
                  <c:v>143202507001 </c:v>
                </c:pt>
                <c:pt idx="1">
                  <c:v>143202507002 </c:v>
                </c:pt>
                <c:pt idx="2">
                  <c:v>143202507003 </c:v>
                </c:pt>
                <c:pt idx="3">
                  <c:v>143202509004 </c:v>
                </c:pt>
                <c:pt idx="4">
                  <c:v>143202509005 </c:v>
                </c:pt>
                <c:pt idx="5">
                  <c:v>143202509006 </c:v>
                </c:pt>
              </c:strCache>
            </c:strRef>
          </c:cat>
          <c:val>
            <c:numRef>
              <c:f>关键工艺参数!$D$45:$D$53</c:f>
              <c:numCache>
                <c:formatCode>General</c:formatCode>
                <c:ptCount val="6"/>
                <c:pt idx="0">
                  <c:v>7.9</c:v>
                </c:pt>
                <c:pt idx="1">
                  <c:v>7.9</c:v>
                </c:pt>
                <c:pt idx="2">
                  <c:v>7.9</c:v>
                </c:pt>
                <c:pt idx="3">
                  <c:v>7.9</c:v>
                </c:pt>
                <c:pt idx="4">
                  <c:v>7.9</c:v>
                </c:pt>
                <c:pt idx="5">
                  <c:v>7.9</c:v>
                </c:pt>
              </c:numCache>
            </c:numRef>
          </c:val>
          <c:smooth val="0"/>
        </c:ser>
        <c:dLbls>
          <c:showLegendKey val="0"/>
          <c:showVal val="0"/>
          <c:showCatName val="0"/>
          <c:showSerName val="0"/>
          <c:showPercent val="0"/>
          <c:showBubbleSize val="0"/>
        </c:dLbls>
        <c:marker val="0"/>
        <c:smooth val="0"/>
        <c:axId val="2016054400"/>
        <c:axId val="2016064384"/>
      </c:lineChart>
      <c:catAx>
        <c:axId val="2016054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16064384"/>
        <c:crosses val="autoZero"/>
        <c:auto val="1"/>
        <c:lblAlgn val="ctr"/>
        <c:lblOffset val="100"/>
        <c:noMultiLvlLbl val="0"/>
      </c:catAx>
      <c:valAx>
        <c:axId val="2016064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PH</a:t>
                </a:r>
                <a:endParaRPr lang="zh-CN" altLang="en-US"/>
              </a:p>
            </c:rich>
          </c:tx>
          <c:layout>
            <c:manualLayout>
              <c:xMode val="edge"/>
              <c:yMode val="edge"/>
              <c:x val="0.0305555555555556"/>
              <c:y val="0.26846566054243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1605440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fdb5393-e630-481c-a614-abe0dfc10dd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利拉鲁肽注射液成品率趋势图</a:t>
            </a:r>
            <a:endParaRPr lang="zh-CN" altLang="en-US"/>
          </a:p>
        </c:rich>
      </c:tx>
      <c:layout/>
      <c:overlay val="0"/>
      <c:spPr>
        <a:noFill/>
        <a:ln>
          <a:noFill/>
        </a:ln>
        <a:effectLst/>
      </c:spPr>
    </c:title>
    <c:autoTitleDeleted val="0"/>
    <c:plotArea>
      <c:layout/>
      <c:lineChart>
        <c:grouping val="standard"/>
        <c:varyColors val="0"/>
        <c:ser>
          <c:idx val="0"/>
          <c:order val="0"/>
          <c:tx>
            <c:strRef>
              <c:f>关键工艺参数!$B$81</c:f>
              <c:strCache>
                <c:ptCount val="1"/>
                <c:pt idx="0">
                  <c:v>成品收率</c:v>
                </c:pt>
              </c:strCache>
            </c:strRef>
          </c:tx>
          <c:spPr>
            <a:ln w="28575" cap="rnd">
              <a:solidFill>
                <a:schemeClr val="accent1"/>
              </a:solidFill>
              <a:round/>
            </a:ln>
            <a:effectLst/>
          </c:spPr>
          <c:marker>
            <c:symbol val="none"/>
          </c:marker>
          <c:dLbls>
            <c:delete val="1"/>
          </c:dLbls>
          <c:cat>
            <c:numRef>
              <c:f>关键工艺参数!$A$82:$A$87</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关键工艺参数!$B$82:$B$87</c:f>
              <c:numCache>
                <c:formatCode>0.00%</c:formatCode>
                <c:ptCount val="6"/>
                <c:pt idx="0">
                  <c:v>0.7284</c:v>
                </c:pt>
                <c:pt idx="1">
                  <c:v>0.7422</c:v>
                </c:pt>
                <c:pt idx="2">
                  <c:v>0.7767</c:v>
                </c:pt>
                <c:pt idx="3">
                  <c:v>0.836</c:v>
                </c:pt>
                <c:pt idx="4">
                  <c:v>0.7936</c:v>
                </c:pt>
                <c:pt idx="5">
                  <c:v>0.7568</c:v>
                </c:pt>
              </c:numCache>
            </c:numRef>
          </c:val>
          <c:smooth val="0"/>
        </c:ser>
        <c:ser>
          <c:idx val="1"/>
          <c:order val="1"/>
          <c:tx>
            <c:strRef>
              <c:f>关键工艺参数!$C$81</c:f>
              <c:strCache>
                <c:ptCount val="1"/>
                <c:pt idx="0">
                  <c:v>TL</c:v>
                </c:pt>
              </c:strCache>
            </c:strRef>
          </c:tx>
          <c:spPr>
            <a:ln w="28575" cap="rnd">
              <a:solidFill>
                <a:schemeClr val="accent2"/>
              </a:solidFill>
              <a:round/>
            </a:ln>
            <a:effectLst/>
          </c:spPr>
          <c:marker>
            <c:symbol val="none"/>
          </c:marker>
          <c:dLbls>
            <c:delete val="1"/>
          </c:dLbls>
          <c:cat>
            <c:numRef>
              <c:f>关键工艺参数!$A$82:$A$87</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关键工艺参数!$C$82:$C$87</c:f>
              <c:numCache>
                <c:formatCode>0.00%</c:formatCode>
                <c:ptCount val="6"/>
                <c:pt idx="0">
                  <c:v>0.6</c:v>
                </c:pt>
                <c:pt idx="1">
                  <c:v>0.6</c:v>
                </c:pt>
                <c:pt idx="2">
                  <c:v>0.6</c:v>
                </c:pt>
                <c:pt idx="3">
                  <c:v>0.6</c:v>
                </c:pt>
                <c:pt idx="4">
                  <c:v>0.6</c:v>
                </c:pt>
                <c:pt idx="5">
                  <c:v>0.6</c:v>
                </c:pt>
              </c:numCache>
            </c:numRef>
          </c:val>
          <c:smooth val="0"/>
        </c:ser>
        <c:dLbls>
          <c:showLegendKey val="0"/>
          <c:showVal val="0"/>
          <c:showCatName val="0"/>
          <c:showSerName val="0"/>
          <c:showPercent val="0"/>
          <c:showBubbleSize val="0"/>
        </c:dLbls>
        <c:marker val="0"/>
        <c:smooth val="0"/>
        <c:axId val="1299724208"/>
        <c:axId val="1299724624"/>
      </c:lineChart>
      <c:catAx>
        <c:axId val="1299724208"/>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99724624"/>
        <c:crosses val="autoZero"/>
        <c:auto val="1"/>
        <c:lblAlgn val="ctr"/>
        <c:lblOffset val="100"/>
        <c:noMultiLvlLbl val="0"/>
      </c:catAx>
      <c:valAx>
        <c:axId val="12997246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9972420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e5fd5fd-4328-4f1f-a86e-34693625f29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利拉鲁肽注射液灯检合格率趋势图</a:t>
            </a:r>
            <a:endParaRPr lang="zh-CN" altLang="en-US"/>
          </a:p>
        </c:rich>
      </c:tx>
      <c:layout/>
      <c:overlay val="0"/>
      <c:spPr>
        <a:noFill/>
        <a:ln>
          <a:noFill/>
        </a:ln>
        <a:effectLst/>
      </c:spPr>
    </c:title>
    <c:autoTitleDeleted val="0"/>
    <c:plotArea>
      <c:layout>
        <c:manualLayout>
          <c:layoutTarget val="inner"/>
          <c:xMode val="edge"/>
          <c:yMode val="edge"/>
          <c:x val="0.116094925634296"/>
          <c:y val="0.180393700787402"/>
          <c:w val="0.853349518810149"/>
          <c:h val="0.342810950714494"/>
        </c:manualLayout>
      </c:layout>
      <c:lineChart>
        <c:grouping val="standard"/>
        <c:varyColors val="0"/>
        <c:ser>
          <c:idx val="0"/>
          <c:order val="0"/>
          <c:tx>
            <c:strRef>
              <c:f>关键工艺参数!$B$100</c:f>
              <c:strCache>
                <c:ptCount val="1"/>
                <c:pt idx="0">
                  <c:v>灯检合格率</c:v>
                </c:pt>
              </c:strCache>
            </c:strRef>
          </c:tx>
          <c:spPr>
            <a:ln w="28575" cap="rnd">
              <a:solidFill>
                <a:schemeClr val="accent1"/>
              </a:solidFill>
              <a:round/>
            </a:ln>
            <a:effectLst/>
          </c:spPr>
          <c:marker>
            <c:symbol val="none"/>
          </c:marker>
          <c:dLbls>
            <c:delete val="1"/>
          </c:dLbls>
          <c:cat>
            <c:numRef>
              <c:f>关键工艺参数!$A$101:$A$106</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关键工艺参数!$B$101:$B$106</c:f>
              <c:numCache>
                <c:formatCode>0.00%</c:formatCode>
                <c:ptCount val="6"/>
                <c:pt idx="0">
                  <c:v>0.8586</c:v>
                </c:pt>
                <c:pt idx="1">
                  <c:v>0.8527</c:v>
                </c:pt>
                <c:pt idx="2">
                  <c:v>0.8721</c:v>
                </c:pt>
                <c:pt idx="3">
                  <c:v>0.9065</c:v>
                </c:pt>
                <c:pt idx="4">
                  <c:v>0.8674</c:v>
                </c:pt>
                <c:pt idx="5">
                  <c:v>0.8241</c:v>
                </c:pt>
              </c:numCache>
            </c:numRef>
          </c:val>
          <c:smooth val="0"/>
        </c:ser>
        <c:ser>
          <c:idx val="1"/>
          <c:order val="1"/>
          <c:tx>
            <c:strRef>
              <c:f>关键工艺参数!$C$100</c:f>
              <c:strCache>
                <c:ptCount val="1"/>
                <c:pt idx="0">
                  <c:v>TL</c:v>
                </c:pt>
              </c:strCache>
            </c:strRef>
          </c:tx>
          <c:spPr>
            <a:ln w="28575" cap="rnd">
              <a:solidFill>
                <a:schemeClr val="accent2"/>
              </a:solidFill>
              <a:round/>
            </a:ln>
            <a:effectLst/>
          </c:spPr>
          <c:marker>
            <c:symbol val="none"/>
          </c:marker>
          <c:dLbls>
            <c:delete val="1"/>
          </c:dLbls>
          <c:cat>
            <c:numRef>
              <c:f>关键工艺参数!$A$101:$A$106</c:f>
              <c:numCache>
                <c:formatCode>0_);[Red]\(0\)</c:formatCode>
                <c:ptCount val="6"/>
                <c:pt idx="0" c:formatCode="0_);[Red]\(0\)">
                  <c:v>143202507001</c:v>
                </c:pt>
                <c:pt idx="1" c:formatCode="0_);[Red]\(0\)">
                  <c:v>143202507002</c:v>
                </c:pt>
                <c:pt idx="2" c:formatCode="0_);[Red]\(0\)">
                  <c:v>143202507003</c:v>
                </c:pt>
                <c:pt idx="3" c:formatCode="0_);[Red]\(0\)">
                  <c:v>143202509004</c:v>
                </c:pt>
                <c:pt idx="4" c:formatCode="0_);[Red]\(0\)">
                  <c:v>143202509005</c:v>
                </c:pt>
                <c:pt idx="5" c:formatCode="0_);[Red]\(0\)">
                  <c:v>143202509006</c:v>
                </c:pt>
              </c:numCache>
            </c:numRef>
          </c:cat>
          <c:val>
            <c:numRef>
              <c:f>关键工艺参数!$C$101:$C$106</c:f>
              <c:numCache>
                <c:formatCode>0%</c:formatCode>
                <c:ptCount val="6"/>
                <c:pt idx="0">
                  <c:v>0.8</c:v>
                </c:pt>
                <c:pt idx="1">
                  <c:v>0.8</c:v>
                </c:pt>
                <c:pt idx="2">
                  <c:v>0.8</c:v>
                </c:pt>
                <c:pt idx="3">
                  <c:v>0.8</c:v>
                </c:pt>
                <c:pt idx="4">
                  <c:v>0.8</c:v>
                </c:pt>
                <c:pt idx="5">
                  <c:v>0.8</c:v>
                </c:pt>
              </c:numCache>
            </c:numRef>
          </c:val>
          <c:smooth val="0"/>
        </c:ser>
        <c:dLbls>
          <c:showLegendKey val="0"/>
          <c:showVal val="0"/>
          <c:showCatName val="0"/>
          <c:showSerName val="0"/>
          <c:showPercent val="0"/>
          <c:showBubbleSize val="0"/>
        </c:dLbls>
        <c:marker val="0"/>
        <c:smooth val="0"/>
        <c:axId val="1493619072"/>
        <c:axId val="1493629472"/>
      </c:lineChart>
      <c:catAx>
        <c:axId val="1493619072"/>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93629472"/>
        <c:crosses val="autoZero"/>
        <c:auto val="1"/>
        <c:lblAlgn val="ctr"/>
        <c:lblOffset val="100"/>
        <c:noMultiLvlLbl val="0"/>
      </c:catAx>
      <c:valAx>
        <c:axId val="14936294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9361907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2b71edf-3c36-4530-8afb-d278b977665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87F1-5C15-40FD-A94F-C18AB2A27D8D}">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1778</Words>
  <Characters>2168</Characters>
  <Lines>43</Lines>
  <Paragraphs>25</Paragraphs>
  <TotalTime>0</TotalTime>
  <ScaleCrop>false</ScaleCrop>
  <LinksUpToDate>false</LinksUpToDate>
  <CharactersWithSpaces>2254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2026-03-16T08:43:00Z</dcterms:created>
  <dc:creator>xiaoqiu</dc:creator>
  <cp:lastModifiedBy>YU</cp:lastModifiedBy>
  <cp:lastPrinted>2026-03-19T00:38:00Z</cp:lastPrinted>
  <dcterms:modified xsi:type="dcterms:W3CDTF">2026-04-30T07:34:22Z</dcterms:modified>
  <dc:title>ANA</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eyJoZGlkIjoiYjBkNzAxYzA3ODU3NzUzYThjYmIyMDMyNzA1MmYwODYiLCJ1c2VySWQiOiI4NzM2ODM2MDIifQ==</vt:lpwstr>
  </property>
  <property fmtid="{D5CDD505-2E9C-101B-9397-08002B2CF9AE}" pid="3" name="KSOProductBuildVer">
    <vt:lpwstr>2052-12.1.0.25865</vt:lpwstr>
  </property>
  <property fmtid="{D5CDD505-2E9C-101B-9397-08002B2CF9AE}" pid="4" name="ICV">
    <vt:lpwstr>4226F5B2E662401D9C877231FD593EA0_12</vt:lpwstr>
  </property>
</Properties>
</file>